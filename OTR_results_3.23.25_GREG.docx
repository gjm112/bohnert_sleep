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3DAEB" w14:textId="262ECF9A" w:rsidR="00F03D9F" w:rsidRDefault="00F03D9F" w:rsidP="00F03D9F">
      <w:pPr>
        <w:spacing w:line="480" w:lineRule="auto"/>
        <w:ind w:firstLine="720"/>
        <w:contextualSpacing/>
        <w:jc w:val="center"/>
        <w:rPr>
          <w:rFonts w:eastAsia="Times New Roman"/>
          <w:color w:val="000000"/>
          <w:highlight w:val="yellow"/>
        </w:rPr>
      </w:pPr>
      <w:r>
        <w:rPr>
          <w:rFonts w:eastAsia="Times New Roman"/>
          <w:color w:val="000000"/>
          <w:highlight w:val="yellow"/>
        </w:rPr>
        <w:t>RESULTS</w:t>
      </w:r>
    </w:p>
    <w:p w14:paraId="76F89E8C" w14:textId="77777777" w:rsidR="00F03D9F" w:rsidDel="00342F4D" w:rsidRDefault="00F03D9F" w:rsidP="00F03D9F">
      <w:pPr>
        <w:spacing w:line="480" w:lineRule="auto"/>
        <w:ind w:firstLine="720"/>
        <w:contextualSpacing/>
        <w:rPr>
          <w:del w:id="0" w:author="Matthews, Gregory" w:date="2025-03-26T16:56:00Z" w16du:dateUtc="2025-03-26T21:56:00Z"/>
          <w:rFonts w:eastAsia="Times New Roman"/>
          <w:color w:val="000000"/>
          <w:highlight w:val="yellow"/>
        </w:rPr>
      </w:pPr>
    </w:p>
    <w:p w14:paraId="21D97260" w14:textId="7041D558" w:rsidR="00F03D9F" w:rsidRPr="00C46908" w:rsidDel="00342F4D" w:rsidRDefault="00F03D9F" w:rsidP="00F03D9F">
      <w:pPr>
        <w:spacing w:line="480" w:lineRule="auto"/>
        <w:ind w:firstLine="720"/>
        <w:contextualSpacing/>
        <w:rPr>
          <w:del w:id="1" w:author="Matthews, Gregory" w:date="2025-03-26T16:56:00Z" w16du:dateUtc="2025-03-26T21:56:00Z"/>
          <w:rFonts w:eastAsia="Times New Roman"/>
          <w:color w:val="000000"/>
          <w:highlight w:val="yellow"/>
        </w:rPr>
      </w:pPr>
      <w:del w:id="2" w:author="Matthews, Gregory" w:date="2025-03-26T16:56:00Z" w16du:dateUtc="2025-03-26T21:56:00Z">
        <w:r w:rsidDel="00342F4D">
          <w:rPr>
            <w:rFonts w:eastAsia="Times New Roman"/>
            <w:color w:val="000000"/>
            <w:highlight w:val="yellow"/>
          </w:rPr>
          <w:delText>**</w:delText>
        </w:r>
        <w:commentRangeStart w:id="3"/>
        <w:r w:rsidRPr="005317C3" w:rsidDel="00342F4D">
          <w:rPr>
            <w:rFonts w:eastAsia="Times New Roman"/>
            <w:color w:val="000000"/>
            <w:highlight w:val="yellow"/>
          </w:rPr>
          <w:delText>Results from models indicate that</w:delText>
        </w:r>
        <w:r w:rsidDel="00342F4D">
          <w:rPr>
            <w:rFonts w:eastAsia="Times New Roman"/>
            <w:color w:val="000000"/>
            <w:highlight w:val="yellow"/>
          </w:rPr>
          <w:delText xml:space="preserve"> </w:delText>
        </w:r>
        <w:r w:rsidRPr="005317C3" w:rsidDel="00342F4D">
          <w:rPr>
            <w:rFonts w:eastAsia="Times New Roman"/>
            <w:color w:val="000000"/>
            <w:highlight w:val="yellow"/>
          </w:rPr>
          <w:delText xml:space="preserve">approximately of individual differences in the sleep health could be accounted for by individual differences. </w:delText>
        </w:r>
        <w:commentRangeEnd w:id="3"/>
        <w:r w:rsidDel="00342F4D">
          <w:rPr>
            <w:rStyle w:val="CommentReference"/>
          </w:rPr>
          <w:commentReference w:id="3"/>
        </w:r>
        <w:r w:rsidRPr="00762313" w:rsidDel="00342F4D">
          <w:rPr>
            <w:rFonts w:eastAsia="Times New Roman"/>
            <w:highlight w:val="yellow"/>
          </w:rPr>
          <w:delText xml:space="preserve"> </w:delText>
        </w:r>
        <w:r w:rsidRPr="00C17030" w:rsidDel="00342F4D">
          <w:rPr>
            <w:rFonts w:eastAsia="Times New Roman"/>
            <w:highlight w:val="yellow"/>
          </w:rPr>
          <w:delText>The ICC indicated how much variability is attributable to individual differences with low ICC (&lt;</w:delText>
        </w:r>
        <w:r w:rsidDel="00342F4D">
          <w:rPr>
            <w:rFonts w:eastAsia="Times New Roman"/>
            <w:highlight w:val="yellow"/>
          </w:rPr>
          <w:delText>0</w:delText>
        </w:r>
        <w:r w:rsidRPr="00C17030" w:rsidDel="00342F4D">
          <w:rPr>
            <w:rFonts w:eastAsia="Times New Roman"/>
            <w:highlight w:val="yellow"/>
          </w:rPr>
          <w:delText>.20) indicating people are similar across time</w:delText>
        </w:r>
        <w:r w:rsidDel="00342F4D">
          <w:rPr>
            <w:rFonts w:eastAsia="Times New Roman"/>
            <w:highlight w:val="yellow"/>
          </w:rPr>
          <w:delText xml:space="preserve"> and a moderate to high ICC indicative of considerable within-subject variability.</w:delText>
        </w:r>
        <w:r w:rsidDel="00342F4D">
          <w:rPr>
            <w:rFonts w:eastAsia="Times New Roman"/>
          </w:rPr>
          <w:delText xml:space="preserve"> ICC TABLE (Table 2)—GREG WILL MAKE.</w:delText>
        </w:r>
      </w:del>
    </w:p>
    <w:p w14:paraId="06A1BBED" w14:textId="7E4E9CA6" w:rsidR="004E58B3" w:rsidRDefault="004E58B3" w:rsidP="00342F4D">
      <w:pPr>
        <w:spacing w:line="480" w:lineRule="auto"/>
        <w:ind w:firstLine="720"/>
        <w:rPr>
          <w:ins w:id="4" w:author="Matthews, Gregory" w:date="2025-03-23T19:42:00Z" w16du:dateUtc="2025-03-24T00:42:00Z"/>
          <w:rFonts w:eastAsia="Times New Roman"/>
          <w:color w:val="000000"/>
          <w:highlight w:val="yellow"/>
        </w:rPr>
      </w:pPr>
      <w:ins w:id="5" w:author="Matthews, Gregory" w:date="2025-03-23T19:02:00Z" w16du:dateUtc="2025-03-24T00:02:00Z">
        <w:r>
          <w:rPr>
            <w:rFonts w:eastAsia="Times New Roman"/>
            <w:color w:val="000000"/>
            <w:highlight w:val="yellow"/>
          </w:rPr>
          <w:t xml:space="preserve">Linear mixed effects models were used to assess the relationship </w:t>
        </w:r>
      </w:ins>
      <w:ins w:id="6" w:author="Matthews, Gregory" w:date="2025-03-26T15:41:00Z" w16du:dateUtc="2025-03-26T20:41:00Z">
        <w:r w:rsidR="00AA3747">
          <w:rPr>
            <w:rFonts w:eastAsia="Times New Roman"/>
            <w:color w:val="000000"/>
            <w:highlight w:val="yellow"/>
          </w:rPr>
          <w:t xml:space="preserve">between </w:t>
        </w:r>
      </w:ins>
      <w:ins w:id="7" w:author="Matthews, Gregory" w:date="2025-03-23T19:03:00Z" w16du:dateUtc="2025-03-24T00:03:00Z">
        <w:r>
          <w:rPr>
            <w:rFonts w:eastAsia="Times New Roman"/>
            <w:color w:val="000000"/>
            <w:highlight w:val="yellow"/>
          </w:rPr>
          <w:t xml:space="preserve">sleep and neighborhood effects.  </w:t>
        </w:r>
      </w:ins>
      <w:ins w:id="8" w:author="Matthews, Gregory" w:date="2025-03-23T19:04:00Z" w16du:dateUtc="2025-03-24T00:04:00Z">
        <w:r>
          <w:rPr>
            <w:rFonts w:eastAsia="Times New Roman"/>
            <w:color w:val="000000"/>
            <w:highlight w:val="yellow"/>
          </w:rPr>
          <w:t xml:space="preserve">Eight total </w:t>
        </w:r>
      </w:ins>
      <w:ins w:id="9" w:author="Matthews, Gregory" w:date="2025-03-23T19:07:00Z" w16du:dateUtc="2025-03-24T00:07:00Z">
        <w:r>
          <w:rPr>
            <w:rFonts w:eastAsia="Times New Roman"/>
            <w:color w:val="000000"/>
            <w:highlight w:val="yellow"/>
          </w:rPr>
          <w:t>sleep variables were considered</w:t>
        </w:r>
      </w:ins>
      <w:ins w:id="10" w:author="Matthews, Gregory" w:date="2025-03-23T19:08:00Z" w16du:dateUtc="2025-03-24T00:08:00Z">
        <w:r>
          <w:rPr>
            <w:rFonts w:eastAsia="Times New Roman"/>
            <w:color w:val="000000"/>
            <w:highlight w:val="yellow"/>
          </w:rPr>
          <w:t xml:space="preserve"> – five daily variables (total sleep, sleep onset, sleep offset, efficiency, and awakening time) and three weekly va</w:t>
        </w:r>
      </w:ins>
      <w:ins w:id="11" w:author="Matthews, Gregory" w:date="2025-03-23T19:09:00Z" w16du:dateUtc="2025-03-24T00:09:00Z">
        <w:r>
          <w:rPr>
            <w:rFonts w:eastAsia="Times New Roman"/>
            <w:color w:val="000000"/>
            <w:highlight w:val="yellow"/>
          </w:rPr>
          <w:t>ria</w:t>
        </w:r>
      </w:ins>
      <w:ins w:id="12" w:author="Matthews, Gregory" w:date="2025-03-23T19:08:00Z" w16du:dateUtc="2025-03-24T00:08:00Z">
        <w:r>
          <w:rPr>
            <w:rFonts w:eastAsia="Times New Roman"/>
            <w:color w:val="000000"/>
            <w:highlight w:val="yellow"/>
          </w:rPr>
          <w:t>bles (</w:t>
        </w:r>
      </w:ins>
      <w:ins w:id="13" w:author="Matthews, Gregory" w:date="2025-03-23T19:09:00Z" w16du:dateUtc="2025-03-24T00:09:00Z">
        <w:r>
          <w:rPr>
            <w:rFonts w:eastAsia="Times New Roman"/>
            <w:color w:val="000000"/>
            <w:highlight w:val="yellow"/>
          </w:rPr>
          <w:t xml:space="preserve">total sleep standard deviation, sleep onset standard deviation, and sleep offset standard deviation).  </w:t>
        </w:r>
        <w:r w:rsidR="002525A0">
          <w:rPr>
            <w:rFonts w:eastAsia="Times New Roman"/>
            <w:color w:val="000000"/>
            <w:highlight w:val="yellow"/>
          </w:rPr>
          <w:t>For e</w:t>
        </w:r>
      </w:ins>
      <w:ins w:id="14" w:author="Matthews, Gregory" w:date="2025-03-23T19:10:00Z" w16du:dateUtc="2025-03-24T00:10:00Z">
        <w:r w:rsidR="002525A0">
          <w:rPr>
            <w:rFonts w:eastAsia="Times New Roman"/>
            <w:color w:val="000000"/>
            <w:highlight w:val="yellow"/>
          </w:rPr>
          <w:t xml:space="preserve">ach of these sleep variables, four </w:t>
        </w:r>
      </w:ins>
      <w:ins w:id="15" w:author="Matthews, Gregory" w:date="2025-03-23T19:11:00Z" w16du:dateUtc="2025-03-24T00:11:00Z">
        <w:r w:rsidR="002525A0">
          <w:rPr>
            <w:rFonts w:eastAsia="Times New Roman"/>
            <w:color w:val="000000"/>
            <w:highlight w:val="yellow"/>
          </w:rPr>
          <w:t>different sets of neighborhood variables were considered (</w:t>
        </w:r>
      </w:ins>
      <w:ins w:id="16" w:author="Matthews, Gregory" w:date="2025-03-23T19:46:00Z" w16du:dateUtc="2025-03-24T00:46:00Z">
        <w:r w:rsidR="00A6350F">
          <w:rPr>
            <w:rFonts w:eastAsia="Times New Roman"/>
            <w:color w:val="000000"/>
            <w:highlight w:val="yellow"/>
          </w:rPr>
          <w:t xml:space="preserve">Model 1: </w:t>
        </w:r>
      </w:ins>
      <w:ins w:id="17" w:author="Matthews, Gregory" w:date="2025-03-23T19:11:00Z" w16du:dateUtc="2025-03-24T00:11:00Z">
        <w:r w:rsidR="002525A0">
          <w:rPr>
            <w:rFonts w:eastAsia="Times New Roman"/>
            <w:color w:val="000000"/>
            <w:highlight w:val="yellow"/>
          </w:rPr>
          <w:t xml:space="preserve">COI overall, </w:t>
        </w:r>
      </w:ins>
      <w:ins w:id="18" w:author="Matthews, Gregory" w:date="2025-03-23T19:46:00Z" w16du:dateUtc="2025-03-24T00:46:00Z">
        <w:r w:rsidR="00A6350F">
          <w:rPr>
            <w:rFonts w:eastAsia="Times New Roman"/>
            <w:color w:val="000000"/>
            <w:highlight w:val="yellow"/>
          </w:rPr>
          <w:t xml:space="preserve">Model 2: </w:t>
        </w:r>
      </w:ins>
      <w:ins w:id="19" w:author="Matthews, Gregory" w:date="2025-03-23T19:11:00Z" w16du:dateUtc="2025-03-24T00:11:00Z">
        <w:r w:rsidR="002525A0">
          <w:rPr>
            <w:rFonts w:eastAsia="Times New Roman"/>
            <w:color w:val="000000"/>
            <w:highlight w:val="yellow"/>
          </w:rPr>
          <w:t xml:space="preserve">COI domains, </w:t>
        </w:r>
      </w:ins>
      <w:ins w:id="20" w:author="Matthews, Gregory" w:date="2025-03-23T19:46:00Z" w16du:dateUtc="2025-03-24T00:46:00Z">
        <w:r w:rsidR="00A6350F">
          <w:rPr>
            <w:rFonts w:eastAsia="Times New Roman"/>
            <w:color w:val="000000"/>
            <w:highlight w:val="yellow"/>
          </w:rPr>
          <w:t xml:space="preserve">Model 3: </w:t>
        </w:r>
      </w:ins>
      <w:ins w:id="21" w:author="Matthews, Gregory" w:date="2025-03-23T19:11:00Z" w16du:dateUtc="2025-03-24T00:11:00Z">
        <w:r w:rsidR="002525A0">
          <w:rPr>
            <w:rFonts w:eastAsia="Times New Roman"/>
            <w:color w:val="000000"/>
            <w:highlight w:val="yellow"/>
          </w:rPr>
          <w:t>COI subdomains</w:t>
        </w:r>
      </w:ins>
      <w:ins w:id="22" w:author="Matthews, Gregory" w:date="2025-03-23T19:46:00Z" w16du:dateUtc="2025-03-24T00:46:00Z">
        <w:r w:rsidR="00A6350F">
          <w:rPr>
            <w:rFonts w:eastAsia="Times New Roman"/>
            <w:color w:val="000000"/>
            <w:highlight w:val="yellow"/>
          </w:rPr>
          <w:t>, and Model 4: caregiver perception</w:t>
        </w:r>
      </w:ins>
      <w:ins w:id="23" w:author="Matthews, Gregory" w:date="2025-03-23T19:11:00Z" w16du:dateUtc="2025-03-24T00:11:00Z">
        <w:r w:rsidR="002525A0">
          <w:rPr>
            <w:rFonts w:eastAsia="Times New Roman"/>
            <w:color w:val="000000"/>
            <w:highlight w:val="yellow"/>
          </w:rPr>
          <w:t>) for a total of 32 models.  Each of these models controlled for sex, age, house</w:t>
        </w:r>
      </w:ins>
      <w:ins w:id="24" w:author="Matthews, Gregory" w:date="2025-03-23T19:12:00Z" w16du:dateUtc="2025-03-24T00:12:00Z">
        <w:r w:rsidR="002525A0">
          <w:rPr>
            <w:rFonts w:eastAsia="Times New Roman"/>
            <w:color w:val="000000"/>
            <w:highlight w:val="yellow"/>
          </w:rPr>
          <w:t xml:space="preserve">hold income, caregiver education level, and a weekday/weekend indicator.  In addition, to account for differences between individuals, a random intercept was included in each of the daily models.  </w:t>
        </w:r>
      </w:ins>
    </w:p>
    <w:p w14:paraId="5282877D" w14:textId="69B77A56" w:rsidR="00B70596" w:rsidRDefault="00B70596" w:rsidP="00F03D9F">
      <w:pPr>
        <w:spacing w:line="480" w:lineRule="auto"/>
        <w:ind w:firstLine="720"/>
        <w:rPr>
          <w:ins w:id="25" w:author="Matthews, Gregory" w:date="2025-03-23T19:13:00Z" w16du:dateUtc="2025-03-24T00:13:00Z"/>
          <w:rFonts w:eastAsia="Times New Roman"/>
          <w:color w:val="000000"/>
          <w:highlight w:val="yellow"/>
        </w:rPr>
      </w:pPr>
      <w:ins w:id="26" w:author="Matthews, Gregory" w:date="2025-03-23T19:42:00Z" w16du:dateUtc="2025-03-24T00:42:00Z">
        <w:r>
          <w:rPr>
            <w:rFonts w:eastAsia="Times New Roman"/>
            <w:color w:val="000000"/>
            <w:highlight w:val="yellow"/>
          </w:rPr>
          <w:t>Table XX shows the intraclass correlations</w:t>
        </w:r>
      </w:ins>
      <w:ins w:id="27" w:author="Matthews, Gregory" w:date="2025-03-23T19:43:00Z" w16du:dateUtc="2025-03-24T00:43:00Z">
        <w:r w:rsidR="00A6350F">
          <w:rPr>
            <w:rFonts w:eastAsia="Times New Roman"/>
            <w:color w:val="000000"/>
            <w:highlight w:val="yellow"/>
          </w:rPr>
          <w:t xml:space="preserve"> (ICC)</w:t>
        </w:r>
      </w:ins>
      <w:ins w:id="28" w:author="Matthews, Gregory" w:date="2025-03-23T19:42:00Z" w16du:dateUtc="2025-03-24T00:42:00Z">
        <w:r>
          <w:rPr>
            <w:rFonts w:eastAsia="Times New Roman"/>
            <w:color w:val="000000"/>
            <w:highlight w:val="yellow"/>
          </w:rPr>
          <w:t xml:space="preserve"> of the daily models</w:t>
        </w:r>
        <w:r w:rsidR="00A6350F">
          <w:rPr>
            <w:rFonts w:eastAsia="Times New Roman"/>
            <w:color w:val="000000"/>
            <w:highlight w:val="yellow"/>
          </w:rPr>
          <w:t xml:space="preserve"> and indica</w:t>
        </w:r>
      </w:ins>
      <w:ins w:id="29" w:author="Matthews, Gregory" w:date="2025-03-23T19:43:00Z" w16du:dateUtc="2025-03-24T00:43:00Z">
        <w:r w:rsidR="00A6350F">
          <w:rPr>
            <w:rFonts w:eastAsia="Times New Roman"/>
            <w:color w:val="000000"/>
            <w:highlight w:val="yellow"/>
          </w:rPr>
          <w:t>tes that there are substantial differences across individuals with ICCs ranging from around 0.2 for the total sleep model</w:t>
        </w:r>
      </w:ins>
      <w:ins w:id="30" w:author="Matthews, Gregory" w:date="2025-03-23T19:44:00Z" w16du:dateUtc="2025-03-24T00:44:00Z">
        <w:r w:rsidR="00A6350F">
          <w:rPr>
            <w:rFonts w:eastAsia="Times New Roman"/>
            <w:color w:val="000000"/>
            <w:highlight w:val="yellow"/>
          </w:rPr>
          <w:t>s</w:t>
        </w:r>
      </w:ins>
      <w:ins w:id="31" w:author="Matthews, Gregory" w:date="2025-03-23T19:43:00Z" w16du:dateUtc="2025-03-24T00:43:00Z">
        <w:r w:rsidR="00A6350F">
          <w:rPr>
            <w:rFonts w:eastAsia="Times New Roman"/>
            <w:color w:val="000000"/>
            <w:highlight w:val="yellow"/>
          </w:rPr>
          <w:t xml:space="preserve"> </w:t>
        </w:r>
      </w:ins>
      <w:ins w:id="32" w:author="Matthews, Gregory" w:date="2025-03-23T19:44:00Z" w16du:dateUtc="2025-03-24T00:44:00Z">
        <w:r w:rsidR="00A6350F">
          <w:rPr>
            <w:rFonts w:eastAsia="Times New Roman"/>
            <w:color w:val="000000"/>
            <w:highlight w:val="yellow"/>
          </w:rPr>
          <w:t xml:space="preserve">to near 0.5 for the offset, onset, and efficiency models.  </w:t>
        </w:r>
      </w:ins>
    </w:p>
    <w:p w14:paraId="2916EC9A" w14:textId="77777777" w:rsidR="0037766B" w:rsidRDefault="0037766B">
      <w:pPr>
        <w:rPr>
          <w:ins w:id="33" w:author="Matthews, Gregory" w:date="2025-03-23T19:31:00Z" w16du:dateUtc="2025-03-24T00:31:00Z"/>
        </w:rPr>
      </w:pPr>
      <w:ins w:id="34" w:author="Matthews, Gregory" w:date="2025-03-23T19:31:00Z" w16du:dateUtc="2025-03-24T00:31:00Z">
        <w:r>
          <w:br w:type="page"/>
        </w:r>
      </w:ins>
    </w:p>
    <w:tbl>
      <w:tblPr>
        <w:tblpPr w:leftFromText="180" w:rightFromText="180" w:vertAnchor="text" w:tblpY="1"/>
        <w:tblOverlap w:val="never"/>
        <w:tblW w:w="0" w:type="auto"/>
        <w:tblCellMar>
          <w:left w:w="0" w:type="dxa"/>
          <w:right w:w="0" w:type="dxa"/>
        </w:tblCellMar>
        <w:tblLook w:val="04A0" w:firstRow="1" w:lastRow="0" w:firstColumn="1" w:lastColumn="0" w:noHBand="0" w:noVBand="1"/>
      </w:tblPr>
      <w:tblGrid>
        <w:gridCol w:w="1072"/>
        <w:gridCol w:w="1080"/>
        <w:gridCol w:w="1170"/>
        <w:gridCol w:w="1440"/>
        <w:gridCol w:w="1710"/>
        <w:tblGridChange w:id="35">
          <w:tblGrid>
            <w:gridCol w:w="912"/>
            <w:gridCol w:w="160"/>
            <w:gridCol w:w="463"/>
            <w:gridCol w:w="617"/>
            <w:gridCol w:w="136"/>
            <w:gridCol w:w="1034"/>
            <w:gridCol w:w="1440"/>
            <w:gridCol w:w="90"/>
            <w:gridCol w:w="1260"/>
            <w:gridCol w:w="360"/>
          </w:tblGrid>
        </w:tblGridChange>
      </w:tblGrid>
      <w:tr w:rsidR="0037766B" w:rsidRPr="0037766B" w14:paraId="0423A987" w14:textId="77777777" w:rsidTr="0037766B">
        <w:trPr>
          <w:trHeight w:val="165"/>
          <w:ins w:id="36" w:author="Matthews, Gregory" w:date="2025-03-23T19:30:00Z" w16du:dateUtc="2025-03-24T00:30:00Z"/>
        </w:trPr>
        <w:tc>
          <w:tcPr>
            <w:tcW w:w="1072"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2F39AEF" w14:textId="59944B3B" w:rsidR="0037766B" w:rsidRPr="0037766B" w:rsidRDefault="0037766B" w:rsidP="0037766B">
            <w:pPr>
              <w:spacing w:after="0" w:line="240" w:lineRule="auto"/>
              <w:rPr>
                <w:ins w:id="37" w:author="Matthews, Gregory" w:date="2025-03-23T19:30:00Z" w16du:dateUtc="2025-03-24T00:30:00Z"/>
                <w:rFonts w:ascii="Helvetica" w:eastAsia="Times New Roman" w:hAnsi="Helvetica"/>
                <w:color w:val="auto"/>
                <w:sz w:val="18"/>
                <w:szCs w:val="18"/>
              </w:rPr>
              <w:pPrChange w:id="38" w:author="Matthews, Gregory" w:date="2025-03-23T19:32:00Z" w16du:dateUtc="2025-03-24T00:32:00Z">
                <w:pPr>
                  <w:spacing w:after="0" w:line="240" w:lineRule="auto"/>
                </w:pPr>
              </w:pPrChange>
            </w:pPr>
          </w:p>
        </w:tc>
        <w:tc>
          <w:tcPr>
            <w:tcW w:w="108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68B8CA2" w14:textId="39180241" w:rsidR="0037766B" w:rsidRPr="0037766B" w:rsidRDefault="0037766B" w:rsidP="0037766B">
            <w:pPr>
              <w:spacing w:after="0" w:line="240" w:lineRule="auto"/>
              <w:rPr>
                <w:ins w:id="39" w:author="Matthews, Gregory" w:date="2025-03-23T19:30:00Z" w16du:dateUtc="2025-03-24T00:30:00Z"/>
                <w:rFonts w:eastAsia="Times New Roman"/>
                <w:color w:val="auto"/>
              </w:rPr>
              <w:pPrChange w:id="40" w:author="Matthews, Gregory" w:date="2025-03-23T19:32:00Z" w16du:dateUtc="2025-03-24T00:32:00Z">
                <w:pPr>
                  <w:spacing w:after="0" w:line="240" w:lineRule="auto"/>
                </w:pPr>
              </w:pPrChange>
            </w:pPr>
            <w:ins w:id="41" w:author="Matthews, Gregory" w:date="2025-03-23T19:31:00Z" w16du:dateUtc="2025-03-24T00:31:00Z">
              <w:r>
                <w:rPr>
                  <w:rFonts w:ascii="Helvetica Neue" w:eastAsia="Times New Roman" w:hAnsi="Helvetica Neue"/>
                  <w:b/>
                  <w:bCs/>
                  <w:color w:val="000000"/>
                  <w:sz w:val="15"/>
                  <w:szCs w:val="15"/>
                </w:rPr>
                <w:t xml:space="preserve">COI Overall </w:t>
              </w:r>
            </w:ins>
          </w:p>
        </w:tc>
        <w:tc>
          <w:tcPr>
            <w:tcW w:w="117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29ED31C" w14:textId="0AB7234C" w:rsidR="0037766B" w:rsidRPr="0037766B" w:rsidRDefault="0037766B" w:rsidP="0037766B">
            <w:pPr>
              <w:spacing w:after="0" w:line="240" w:lineRule="auto"/>
              <w:rPr>
                <w:ins w:id="42" w:author="Matthews, Gregory" w:date="2025-03-23T19:30:00Z" w16du:dateUtc="2025-03-24T00:30:00Z"/>
                <w:rFonts w:eastAsia="Times New Roman"/>
                <w:color w:val="auto"/>
              </w:rPr>
              <w:pPrChange w:id="43" w:author="Matthews, Gregory" w:date="2025-03-23T19:32:00Z" w16du:dateUtc="2025-03-24T00:32:00Z">
                <w:pPr>
                  <w:spacing w:after="0" w:line="240" w:lineRule="auto"/>
                </w:pPr>
              </w:pPrChange>
            </w:pPr>
            <w:ins w:id="44" w:author="Matthews, Gregory" w:date="2025-03-23T19:31:00Z" w16du:dateUtc="2025-03-24T00:31:00Z">
              <w:r>
                <w:rPr>
                  <w:rFonts w:ascii="Helvetica Neue" w:eastAsia="Times New Roman" w:hAnsi="Helvetica Neue"/>
                  <w:b/>
                  <w:bCs/>
                  <w:color w:val="000000"/>
                  <w:sz w:val="15"/>
                  <w:szCs w:val="15"/>
                </w:rPr>
                <w:t>COI Domains</w:t>
              </w:r>
            </w:ins>
          </w:p>
        </w:tc>
        <w:tc>
          <w:tcPr>
            <w:tcW w:w="144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2158BC0" w14:textId="07C9331B" w:rsidR="0037766B" w:rsidRPr="0037766B" w:rsidRDefault="0037766B" w:rsidP="0037766B">
            <w:pPr>
              <w:spacing w:after="0" w:line="240" w:lineRule="auto"/>
              <w:rPr>
                <w:ins w:id="45" w:author="Matthews, Gregory" w:date="2025-03-23T19:30:00Z" w16du:dateUtc="2025-03-24T00:30:00Z"/>
                <w:rFonts w:eastAsia="Times New Roman"/>
                <w:color w:val="auto"/>
              </w:rPr>
              <w:pPrChange w:id="46" w:author="Matthews, Gregory" w:date="2025-03-23T19:32:00Z" w16du:dateUtc="2025-03-24T00:32:00Z">
                <w:pPr>
                  <w:spacing w:after="0" w:line="240" w:lineRule="auto"/>
                </w:pPr>
              </w:pPrChange>
            </w:pPr>
            <w:ins w:id="47" w:author="Matthews, Gregory" w:date="2025-03-23T19:31:00Z" w16du:dateUtc="2025-03-24T00:31:00Z">
              <w:r>
                <w:rPr>
                  <w:rFonts w:ascii="Helvetica Neue" w:eastAsia="Times New Roman" w:hAnsi="Helvetica Neue"/>
                  <w:b/>
                  <w:bCs/>
                  <w:color w:val="000000"/>
                  <w:sz w:val="15"/>
                  <w:szCs w:val="15"/>
                </w:rPr>
                <w:t>COI subdomains</w:t>
              </w:r>
            </w:ins>
          </w:p>
        </w:tc>
        <w:tc>
          <w:tcPr>
            <w:tcW w:w="1710"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F9F0F88" w14:textId="30FC65C2" w:rsidR="0037766B" w:rsidRPr="0037766B" w:rsidRDefault="0037766B" w:rsidP="0037766B">
            <w:pPr>
              <w:spacing w:after="0" w:line="240" w:lineRule="auto"/>
              <w:rPr>
                <w:ins w:id="48" w:author="Matthews, Gregory" w:date="2025-03-23T19:30:00Z" w16du:dateUtc="2025-03-24T00:30:00Z"/>
                <w:rFonts w:eastAsia="Times New Roman"/>
                <w:color w:val="auto"/>
              </w:rPr>
              <w:pPrChange w:id="49" w:author="Matthews, Gregory" w:date="2025-03-23T19:32:00Z" w16du:dateUtc="2025-03-24T00:32:00Z">
                <w:pPr>
                  <w:spacing w:after="0" w:line="240" w:lineRule="auto"/>
                </w:pPr>
              </w:pPrChange>
            </w:pPr>
            <w:ins w:id="50" w:author="Matthews, Gregory" w:date="2025-03-23T19:31:00Z" w16du:dateUtc="2025-03-24T00:31:00Z">
              <w:r>
                <w:rPr>
                  <w:rFonts w:ascii="Helvetica Neue" w:eastAsia="Times New Roman" w:hAnsi="Helvetica Neue"/>
                  <w:b/>
                  <w:bCs/>
                  <w:color w:val="000000"/>
                  <w:sz w:val="15"/>
                  <w:szCs w:val="15"/>
                </w:rPr>
                <w:t>Caregiver perceptions</w:t>
              </w:r>
            </w:ins>
          </w:p>
        </w:tc>
      </w:tr>
      <w:tr w:rsidR="0037766B" w:rsidRPr="0037766B" w14:paraId="0181F2AC" w14:textId="77777777" w:rsidTr="0037766B">
        <w:tblPrEx>
          <w:tblW w:w="0" w:type="auto"/>
          <w:tblCellMar>
            <w:left w:w="0" w:type="dxa"/>
            <w:right w:w="0" w:type="dxa"/>
          </w:tblCellMar>
          <w:tblPrExChange w:id="51" w:author="Matthews, Gregory" w:date="2025-03-23T19:32:00Z" w16du:dateUtc="2025-03-24T00:32:00Z">
            <w:tblPrEx>
              <w:tblW w:w="0" w:type="auto"/>
              <w:tblCellMar>
                <w:left w:w="0" w:type="dxa"/>
                <w:right w:w="0" w:type="dxa"/>
              </w:tblCellMar>
            </w:tblPrEx>
          </w:tblPrExChange>
        </w:tblPrEx>
        <w:trPr>
          <w:trHeight w:val="180"/>
          <w:ins w:id="52" w:author="Matthews, Gregory" w:date="2025-03-23T19:30:00Z" w16du:dateUtc="2025-03-24T00:30:00Z"/>
          <w:trPrChange w:id="53" w:author="Matthews, Gregory" w:date="2025-03-23T19:32:00Z" w16du:dateUtc="2025-03-24T00:32:00Z">
            <w:trPr>
              <w:gridAfter w:val="0"/>
              <w:trHeight w:val="180"/>
            </w:trPr>
          </w:trPrChange>
        </w:trPr>
        <w:tc>
          <w:tcPr>
            <w:tcW w:w="107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Change w:id="54" w:author="Matthews, Gregory" w:date="2025-03-23T19:32:00Z" w16du:dateUtc="2025-03-24T00:32:00Z">
              <w:tcPr>
                <w:tcW w:w="91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tcPrChange>
          </w:tcPr>
          <w:p w14:paraId="672B60B4" w14:textId="77777777" w:rsidR="0037766B" w:rsidRPr="0037766B" w:rsidRDefault="0037766B" w:rsidP="0037766B">
            <w:pPr>
              <w:spacing w:after="0" w:line="240" w:lineRule="auto"/>
              <w:rPr>
                <w:ins w:id="55" w:author="Matthews, Gregory" w:date="2025-03-23T19:30:00Z" w16du:dateUtc="2025-03-24T00:30:00Z"/>
                <w:rFonts w:eastAsia="Times New Roman"/>
                <w:color w:val="auto"/>
              </w:rPr>
              <w:pPrChange w:id="56" w:author="Matthews, Gregory" w:date="2025-03-23T19:32:00Z" w16du:dateUtc="2025-03-24T00:32:00Z">
                <w:pPr>
                  <w:spacing w:after="0" w:line="240" w:lineRule="auto"/>
                </w:pPr>
              </w:pPrChange>
            </w:pPr>
            <w:ins w:id="57" w:author="Matthews, Gregory" w:date="2025-03-23T19:30:00Z" w16du:dateUtc="2025-03-24T00:30:00Z">
              <w:r w:rsidRPr="0037766B">
                <w:rPr>
                  <w:rFonts w:ascii="Helvetica Neue" w:eastAsia="Times New Roman" w:hAnsi="Helvetica Neue"/>
                  <w:b/>
                  <w:bCs/>
                  <w:color w:val="000000"/>
                  <w:sz w:val="15"/>
                  <w:szCs w:val="15"/>
                </w:rPr>
                <w:t>Total Sleep</w:t>
              </w:r>
            </w:ins>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58" w:author="Matthews, Gregory" w:date="2025-03-23T19:32:00Z" w16du:dateUtc="2025-03-24T00:32:00Z">
              <w:tcPr>
                <w:tcW w:w="623"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0629D03B" w14:textId="77777777" w:rsidR="0037766B" w:rsidRPr="0037766B" w:rsidRDefault="0037766B" w:rsidP="0037766B">
            <w:pPr>
              <w:spacing w:after="0" w:line="240" w:lineRule="auto"/>
              <w:rPr>
                <w:ins w:id="59" w:author="Matthews, Gregory" w:date="2025-03-23T19:30:00Z" w16du:dateUtc="2025-03-24T00:30:00Z"/>
                <w:rFonts w:eastAsia="Times New Roman"/>
                <w:color w:val="auto"/>
              </w:rPr>
              <w:pPrChange w:id="60" w:author="Matthews, Gregory" w:date="2025-03-23T19:32:00Z" w16du:dateUtc="2025-03-24T00:32:00Z">
                <w:pPr>
                  <w:spacing w:after="0" w:line="240" w:lineRule="auto"/>
                </w:pPr>
              </w:pPrChange>
            </w:pPr>
            <w:ins w:id="61" w:author="Matthews, Gregory" w:date="2025-03-23T19:30:00Z" w16du:dateUtc="2025-03-24T00:30:00Z">
              <w:r w:rsidRPr="0037766B">
                <w:rPr>
                  <w:rFonts w:ascii="Helvetica Neue" w:eastAsia="Times New Roman" w:hAnsi="Helvetica Neue"/>
                  <w:color w:val="000000"/>
                  <w:sz w:val="15"/>
                  <w:szCs w:val="15"/>
                </w:rPr>
                <w:t>0.219</w:t>
              </w:r>
            </w:ins>
          </w:p>
        </w:tc>
        <w:tc>
          <w:tcPr>
            <w:tcW w:w="11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62" w:author="Matthews, Gregory" w:date="2025-03-23T19:32:00Z" w16du:dateUtc="2025-03-24T00:32:00Z">
              <w:tcPr>
                <w:tcW w:w="753"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0D261E0F" w14:textId="77777777" w:rsidR="0037766B" w:rsidRPr="0037766B" w:rsidRDefault="0037766B" w:rsidP="0037766B">
            <w:pPr>
              <w:spacing w:after="0" w:line="240" w:lineRule="auto"/>
              <w:rPr>
                <w:ins w:id="63" w:author="Matthews, Gregory" w:date="2025-03-23T19:30:00Z" w16du:dateUtc="2025-03-24T00:30:00Z"/>
                <w:rFonts w:eastAsia="Times New Roman"/>
                <w:color w:val="auto"/>
              </w:rPr>
              <w:pPrChange w:id="64" w:author="Matthews, Gregory" w:date="2025-03-23T19:32:00Z" w16du:dateUtc="2025-03-24T00:32:00Z">
                <w:pPr>
                  <w:spacing w:after="0" w:line="240" w:lineRule="auto"/>
                </w:pPr>
              </w:pPrChange>
            </w:pPr>
            <w:ins w:id="65" w:author="Matthews, Gregory" w:date="2025-03-23T19:30:00Z" w16du:dateUtc="2025-03-24T00:30:00Z">
              <w:r w:rsidRPr="0037766B">
                <w:rPr>
                  <w:rFonts w:ascii="Helvetica Neue" w:eastAsia="Times New Roman" w:hAnsi="Helvetica Neue"/>
                  <w:color w:val="000000"/>
                  <w:sz w:val="15"/>
                  <w:szCs w:val="15"/>
                </w:rPr>
                <w:t>0.22</w:t>
              </w:r>
            </w:ins>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66" w:author="Matthews, Gregory" w:date="2025-03-23T19:32:00Z" w16du:dateUtc="2025-03-24T00:32:00Z">
              <w:tcPr>
                <w:tcW w:w="2564"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0A5BE8E3" w14:textId="77777777" w:rsidR="0037766B" w:rsidRPr="0037766B" w:rsidRDefault="0037766B" w:rsidP="0037766B">
            <w:pPr>
              <w:spacing w:after="0" w:line="240" w:lineRule="auto"/>
              <w:rPr>
                <w:ins w:id="67" w:author="Matthews, Gregory" w:date="2025-03-23T19:30:00Z" w16du:dateUtc="2025-03-24T00:30:00Z"/>
                <w:rFonts w:eastAsia="Times New Roman"/>
                <w:color w:val="auto"/>
              </w:rPr>
              <w:pPrChange w:id="68" w:author="Matthews, Gregory" w:date="2025-03-23T19:32:00Z" w16du:dateUtc="2025-03-24T00:32:00Z">
                <w:pPr>
                  <w:spacing w:after="0" w:line="240" w:lineRule="auto"/>
                </w:pPr>
              </w:pPrChange>
            </w:pPr>
            <w:ins w:id="69" w:author="Matthews, Gregory" w:date="2025-03-23T19:30:00Z" w16du:dateUtc="2025-03-24T00:30:00Z">
              <w:r w:rsidRPr="0037766B">
                <w:rPr>
                  <w:rFonts w:ascii="Helvetica Neue" w:eastAsia="Times New Roman" w:hAnsi="Helvetica Neue"/>
                  <w:color w:val="000000"/>
                  <w:sz w:val="15"/>
                  <w:szCs w:val="15"/>
                </w:rPr>
                <w:t>0.202</w:t>
              </w:r>
            </w:ins>
          </w:p>
        </w:tc>
        <w:tc>
          <w:tcPr>
            <w:tcW w:w="17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70" w:author="Matthews, Gregory" w:date="2025-03-23T19:32:00Z" w16du:dateUtc="2025-03-24T00:32:00Z">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0302123A" w14:textId="77777777" w:rsidR="0037766B" w:rsidRPr="0037766B" w:rsidRDefault="0037766B" w:rsidP="0037766B">
            <w:pPr>
              <w:spacing w:after="0" w:line="240" w:lineRule="auto"/>
              <w:rPr>
                <w:ins w:id="71" w:author="Matthews, Gregory" w:date="2025-03-23T19:30:00Z" w16du:dateUtc="2025-03-24T00:30:00Z"/>
                <w:rFonts w:eastAsia="Times New Roman"/>
                <w:color w:val="auto"/>
              </w:rPr>
              <w:pPrChange w:id="72" w:author="Matthews, Gregory" w:date="2025-03-23T19:32:00Z" w16du:dateUtc="2025-03-24T00:32:00Z">
                <w:pPr>
                  <w:spacing w:after="0" w:line="240" w:lineRule="auto"/>
                </w:pPr>
              </w:pPrChange>
            </w:pPr>
            <w:ins w:id="73" w:author="Matthews, Gregory" w:date="2025-03-23T19:30:00Z" w16du:dateUtc="2025-03-24T00:30:00Z">
              <w:r w:rsidRPr="0037766B">
                <w:rPr>
                  <w:rFonts w:ascii="Helvetica Neue" w:eastAsia="Times New Roman" w:hAnsi="Helvetica Neue"/>
                  <w:color w:val="000000"/>
                  <w:sz w:val="15"/>
                  <w:szCs w:val="15"/>
                </w:rPr>
                <w:t>0.222</w:t>
              </w:r>
            </w:ins>
          </w:p>
        </w:tc>
      </w:tr>
      <w:tr w:rsidR="0037766B" w:rsidRPr="0037766B" w14:paraId="64C4573F" w14:textId="77777777" w:rsidTr="0037766B">
        <w:tblPrEx>
          <w:tblW w:w="0" w:type="auto"/>
          <w:tblCellMar>
            <w:left w:w="0" w:type="dxa"/>
            <w:right w:w="0" w:type="dxa"/>
          </w:tblCellMar>
          <w:tblPrExChange w:id="74" w:author="Matthews, Gregory" w:date="2025-03-23T19:32:00Z" w16du:dateUtc="2025-03-24T00:32:00Z">
            <w:tblPrEx>
              <w:tblW w:w="0" w:type="auto"/>
              <w:tblCellMar>
                <w:left w:w="0" w:type="dxa"/>
                <w:right w:w="0" w:type="dxa"/>
              </w:tblCellMar>
            </w:tblPrEx>
          </w:tblPrExChange>
        </w:tblPrEx>
        <w:trPr>
          <w:trHeight w:val="165"/>
          <w:ins w:id="75" w:author="Matthews, Gregory" w:date="2025-03-23T19:30:00Z" w16du:dateUtc="2025-03-24T00:30:00Z"/>
          <w:trPrChange w:id="76" w:author="Matthews, Gregory" w:date="2025-03-23T19:32:00Z" w16du:dateUtc="2025-03-24T00:32:00Z">
            <w:trPr>
              <w:gridAfter w:val="0"/>
              <w:trHeight w:val="165"/>
            </w:trPr>
          </w:trPrChange>
        </w:trPr>
        <w:tc>
          <w:tcPr>
            <w:tcW w:w="107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Change w:id="77" w:author="Matthews, Gregory" w:date="2025-03-23T19:32:00Z" w16du:dateUtc="2025-03-24T00:32:00Z">
              <w:tcPr>
                <w:tcW w:w="91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tcPrChange>
          </w:tcPr>
          <w:p w14:paraId="71475B6B" w14:textId="77777777" w:rsidR="0037766B" w:rsidRPr="0037766B" w:rsidRDefault="0037766B" w:rsidP="0037766B">
            <w:pPr>
              <w:spacing w:after="0" w:line="240" w:lineRule="auto"/>
              <w:rPr>
                <w:ins w:id="78" w:author="Matthews, Gregory" w:date="2025-03-23T19:30:00Z" w16du:dateUtc="2025-03-24T00:30:00Z"/>
                <w:rFonts w:eastAsia="Times New Roman"/>
                <w:color w:val="auto"/>
              </w:rPr>
              <w:pPrChange w:id="79" w:author="Matthews, Gregory" w:date="2025-03-23T19:32:00Z" w16du:dateUtc="2025-03-24T00:32:00Z">
                <w:pPr>
                  <w:spacing w:after="0" w:line="240" w:lineRule="auto"/>
                </w:pPr>
              </w:pPrChange>
            </w:pPr>
            <w:ins w:id="80" w:author="Matthews, Gregory" w:date="2025-03-23T19:30:00Z" w16du:dateUtc="2025-03-24T00:30:00Z">
              <w:r w:rsidRPr="0037766B">
                <w:rPr>
                  <w:rFonts w:ascii="Helvetica Neue" w:eastAsia="Times New Roman" w:hAnsi="Helvetica Neue"/>
                  <w:b/>
                  <w:bCs/>
                  <w:color w:val="000000"/>
                  <w:sz w:val="15"/>
                  <w:szCs w:val="15"/>
                </w:rPr>
                <w:t>Efficiency</w:t>
              </w:r>
            </w:ins>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81" w:author="Matthews, Gregory" w:date="2025-03-23T19:32:00Z" w16du:dateUtc="2025-03-24T00:32:00Z">
              <w:tcPr>
                <w:tcW w:w="623"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598B0BC7" w14:textId="77777777" w:rsidR="0037766B" w:rsidRPr="0037766B" w:rsidRDefault="0037766B" w:rsidP="0037766B">
            <w:pPr>
              <w:spacing w:after="0" w:line="240" w:lineRule="auto"/>
              <w:rPr>
                <w:ins w:id="82" w:author="Matthews, Gregory" w:date="2025-03-23T19:30:00Z" w16du:dateUtc="2025-03-24T00:30:00Z"/>
                <w:rFonts w:eastAsia="Times New Roman"/>
                <w:color w:val="auto"/>
              </w:rPr>
              <w:pPrChange w:id="83" w:author="Matthews, Gregory" w:date="2025-03-23T19:32:00Z" w16du:dateUtc="2025-03-24T00:32:00Z">
                <w:pPr>
                  <w:spacing w:after="0" w:line="240" w:lineRule="auto"/>
                </w:pPr>
              </w:pPrChange>
            </w:pPr>
            <w:ins w:id="84" w:author="Matthews, Gregory" w:date="2025-03-23T19:30:00Z" w16du:dateUtc="2025-03-24T00:30:00Z">
              <w:r w:rsidRPr="0037766B">
                <w:rPr>
                  <w:rFonts w:ascii="Helvetica Neue" w:eastAsia="Times New Roman" w:hAnsi="Helvetica Neue"/>
                  <w:color w:val="000000"/>
                  <w:sz w:val="15"/>
                  <w:szCs w:val="15"/>
                </w:rPr>
                <w:t>0.469</w:t>
              </w:r>
            </w:ins>
          </w:p>
        </w:tc>
        <w:tc>
          <w:tcPr>
            <w:tcW w:w="11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85" w:author="Matthews, Gregory" w:date="2025-03-23T19:32:00Z" w16du:dateUtc="2025-03-24T00:32:00Z">
              <w:tcPr>
                <w:tcW w:w="753"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464FBE50" w14:textId="77777777" w:rsidR="0037766B" w:rsidRPr="0037766B" w:rsidRDefault="0037766B" w:rsidP="0037766B">
            <w:pPr>
              <w:spacing w:after="0" w:line="240" w:lineRule="auto"/>
              <w:rPr>
                <w:ins w:id="86" w:author="Matthews, Gregory" w:date="2025-03-23T19:30:00Z" w16du:dateUtc="2025-03-24T00:30:00Z"/>
                <w:rFonts w:eastAsia="Times New Roman"/>
                <w:color w:val="auto"/>
              </w:rPr>
              <w:pPrChange w:id="87" w:author="Matthews, Gregory" w:date="2025-03-23T19:32:00Z" w16du:dateUtc="2025-03-24T00:32:00Z">
                <w:pPr>
                  <w:spacing w:after="0" w:line="240" w:lineRule="auto"/>
                </w:pPr>
              </w:pPrChange>
            </w:pPr>
            <w:ins w:id="88" w:author="Matthews, Gregory" w:date="2025-03-23T19:30:00Z" w16du:dateUtc="2025-03-24T00:30:00Z">
              <w:r w:rsidRPr="0037766B">
                <w:rPr>
                  <w:rFonts w:ascii="Helvetica Neue" w:eastAsia="Times New Roman" w:hAnsi="Helvetica Neue"/>
                  <w:color w:val="000000"/>
                  <w:sz w:val="15"/>
                  <w:szCs w:val="15"/>
                </w:rPr>
                <w:t>0.469</w:t>
              </w:r>
            </w:ins>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89" w:author="Matthews, Gregory" w:date="2025-03-23T19:32:00Z" w16du:dateUtc="2025-03-24T00:32:00Z">
              <w:tcPr>
                <w:tcW w:w="2564"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7C44E7EA" w14:textId="77777777" w:rsidR="0037766B" w:rsidRPr="0037766B" w:rsidRDefault="0037766B" w:rsidP="0037766B">
            <w:pPr>
              <w:spacing w:after="0" w:line="240" w:lineRule="auto"/>
              <w:rPr>
                <w:ins w:id="90" w:author="Matthews, Gregory" w:date="2025-03-23T19:30:00Z" w16du:dateUtc="2025-03-24T00:30:00Z"/>
                <w:rFonts w:eastAsia="Times New Roman"/>
                <w:color w:val="auto"/>
              </w:rPr>
              <w:pPrChange w:id="91" w:author="Matthews, Gregory" w:date="2025-03-23T19:32:00Z" w16du:dateUtc="2025-03-24T00:32:00Z">
                <w:pPr>
                  <w:spacing w:after="0" w:line="240" w:lineRule="auto"/>
                </w:pPr>
              </w:pPrChange>
            </w:pPr>
            <w:ins w:id="92" w:author="Matthews, Gregory" w:date="2025-03-23T19:30:00Z" w16du:dateUtc="2025-03-24T00:30:00Z">
              <w:r w:rsidRPr="0037766B">
                <w:rPr>
                  <w:rFonts w:ascii="Helvetica Neue" w:eastAsia="Times New Roman" w:hAnsi="Helvetica Neue"/>
                  <w:color w:val="000000"/>
                  <w:sz w:val="15"/>
                  <w:szCs w:val="15"/>
                </w:rPr>
                <w:t>0.456</w:t>
              </w:r>
            </w:ins>
          </w:p>
        </w:tc>
        <w:tc>
          <w:tcPr>
            <w:tcW w:w="17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93" w:author="Matthews, Gregory" w:date="2025-03-23T19:32:00Z" w16du:dateUtc="2025-03-24T00:32:00Z">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7A81E893" w14:textId="77777777" w:rsidR="0037766B" w:rsidRPr="0037766B" w:rsidRDefault="0037766B" w:rsidP="0037766B">
            <w:pPr>
              <w:spacing w:after="0" w:line="240" w:lineRule="auto"/>
              <w:rPr>
                <w:ins w:id="94" w:author="Matthews, Gregory" w:date="2025-03-23T19:30:00Z" w16du:dateUtc="2025-03-24T00:30:00Z"/>
                <w:rFonts w:eastAsia="Times New Roman"/>
                <w:color w:val="auto"/>
              </w:rPr>
              <w:pPrChange w:id="95" w:author="Matthews, Gregory" w:date="2025-03-23T19:32:00Z" w16du:dateUtc="2025-03-24T00:32:00Z">
                <w:pPr>
                  <w:spacing w:after="0" w:line="240" w:lineRule="auto"/>
                </w:pPr>
              </w:pPrChange>
            </w:pPr>
            <w:ins w:id="96" w:author="Matthews, Gregory" w:date="2025-03-23T19:30:00Z" w16du:dateUtc="2025-03-24T00:30:00Z">
              <w:r w:rsidRPr="0037766B">
                <w:rPr>
                  <w:rFonts w:ascii="Helvetica Neue" w:eastAsia="Times New Roman" w:hAnsi="Helvetica Neue"/>
                  <w:color w:val="000000"/>
                  <w:sz w:val="15"/>
                  <w:szCs w:val="15"/>
                </w:rPr>
                <w:t>0.471</w:t>
              </w:r>
            </w:ins>
          </w:p>
        </w:tc>
      </w:tr>
      <w:tr w:rsidR="0037766B" w:rsidRPr="0037766B" w14:paraId="35DE910B" w14:textId="77777777" w:rsidTr="0037766B">
        <w:tblPrEx>
          <w:tblW w:w="0" w:type="auto"/>
          <w:tblCellMar>
            <w:left w:w="0" w:type="dxa"/>
            <w:right w:w="0" w:type="dxa"/>
          </w:tblCellMar>
          <w:tblPrExChange w:id="97" w:author="Matthews, Gregory" w:date="2025-03-23T19:32:00Z" w16du:dateUtc="2025-03-24T00:32:00Z">
            <w:tblPrEx>
              <w:tblW w:w="0" w:type="auto"/>
              <w:tblCellMar>
                <w:left w:w="0" w:type="dxa"/>
                <w:right w:w="0" w:type="dxa"/>
              </w:tblCellMar>
            </w:tblPrEx>
          </w:tblPrExChange>
        </w:tblPrEx>
        <w:trPr>
          <w:trHeight w:val="165"/>
          <w:ins w:id="98" w:author="Matthews, Gregory" w:date="2025-03-23T19:30:00Z" w16du:dateUtc="2025-03-24T00:30:00Z"/>
          <w:trPrChange w:id="99" w:author="Matthews, Gregory" w:date="2025-03-23T19:32:00Z" w16du:dateUtc="2025-03-24T00:32:00Z">
            <w:trPr>
              <w:gridAfter w:val="0"/>
              <w:trHeight w:val="165"/>
            </w:trPr>
          </w:trPrChange>
        </w:trPr>
        <w:tc>
          <w:tcPr>
            <w:tcW w:w="107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Change w:id="100" w:author="Matthews, Gregory" w:date="2025-03-23T19:32:00Z" w16du:dateUtc="2025-03-24T00:32:00Z">
              <w:tcPr>
                <w:tcW w:w="91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tcPrChange>
          </w:tcPr>
          <w:p w14:paraId="5B53F1DD" w14:textId="77777777" w:rsidR="0037766B" w:rsidRPr="0037766B" w:rsidRDefault="0037766B" w:rsidP="0037766B">
            <w:pPr>
              <w:spacing w:after="0" w:line="240" w:lineRule="auto"/>
              <w:rPr>
                <w:ins w:id="101" w:author="Matthews, Gregory" w:date="2025-03-23T19:30:00Z" w16du:dateUtc="2025-03-24T00:30:00Z"/>
                <w:rFonts w:eastAsia="Times New Roman"/>
                <w:color w:val="auto"/>
              </w:rPr>
              <w:pPrChange w:id="102" w:author="Matthews, Gregory" w:date="2025-03-23T19:32:00Z" w16du:dateUtc="2025-03-24T00:32:00Z">
                <w:pPr>
                  <w:spacing w:after="0" w:line="240" w:lineRule="auto"/>
                </w:pPr>
              </w:pPrChange>
            </w:pPr>
            <w:ins w:id="103" w:author="Matthews, Gregory" w:date="2025-03-23T19:30:00Z" w16du:dateUtc="2025-03-24T00:30:00Z">
              <w:r w:rsidRPr="0037766B">
                <w:rPr>
                  <w:rFonts w:ascii="Helvetica Neue" w:eastAsia="Times New Roman" w:hAnsi="Helvetica Neue"/>
                  <w:b/>
                  <w:bCs/>
                  <w:color w:val="000000"/>
                  <w:sz w:val="15"/>
                  <w:szCs w:val="15"/>
                </w:rPr>
                <w:t>Awakening</w:t>
              </w:r>
            </w:ins>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04" w:author="Matthews, Gregory" w:date="2025-03-23T19:32:00Z" w16du:dateUtc="2025-03-24T00:32:00Z">
              <w:tcPr>
                <w:tcW w:w="623"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3E728D4B" w14:textId="77777777" w:rsidR="0037766B" w:rsidRPr="0037766B" w:rsidRDefault="0037766B" w:rsidP="0037766B">
            <w:pPr>
              <w:spacing w:after="0" w:line="240" w:lineRule="auto"/>
              <w:rPr>
                <w:ins w:id="105" w:author="Matthews, Gregory" w:date="2025-03-23T19:30:00Z" w16du:dateUtc="2025-03-24T00:30:00Z"/>
                <w:rFonts w:eastAsia="Times New Roman"/>
                <w:color w:val="auto"/>
              </w:rPr>
              <w:pPrChange w:id="106" w:author="Matthews, Gregory" w:date="2025-03-23T19:32:00Z" w16du:dateUtc="2025-03-24T00:32:00Z">
                <w:pPr>
                  <w:spacing w:after="0" w:line="240" w:lineRule="auto"/>
                </w:pPr>
              </w:pPrChange>
            </w:pPr>
            <w:ins w:id="107" w:author="Matthews, Gregory" w:date="2025-03-23T19:30:00Z" w16du:dateUtc="2025-03-24T00:30:00Z">
              <w:r w:rsidRPr="0037766B">
                <w:rPr>
                  <w:rFonts w:ascii="Helvetica Neue" w:eastAsia="Times New Roman" w:hAnsi="Helvetica Neue"/>
                  <w:color w:val="000000"/>
                  <w:sz w:val="15"/>
                  <w:szCs w:val="15"/>
                </w:rPr>
                <w:t>0.372</w:t>
              </w:r>
            </w:ins>
          </w:p>
        </w:tc>
        <w:tc>
          <w:tcPr>
            <w:tcW w:w="11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08" w:author="Matthews, Gregory" w:date="2025-03-23T19:32:00Z" w16du:dateUtc="2025-03-24T00:32:00Z">
              <w:tcPr>
                <w:tcW w:w="753"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4BA34033" w14:textId="77777777" w:rsidR="0037766B" w:rsidRPr="0037766B" w:rsidRDefault="0037766B" w:rsidP="0037766B">
            <w:pPr>
              <w:spacing w:after="0" w:line="240" w:lineRule="auto"/>
              <w:rPr>
                <w:ins w:id="109" w:author="Matthews, Gregory" w:date="2025-03-23T19:30:00Z" w16du:dateUtc="2025-03-24T00:30:00Z"/>
                <w:rFonts w:eastAsia="Times New Roman"/>
                <w:color w:val="auto"/>
              </w:rPr>
              <w:pPrChange w:id="110" w:author="Matthews, Gregory" w:date="2025-03-23T19:32:00Z" w16du:dateUtc="2025-03-24T00:32:00Z">
                <w:pPr>
                  <w:spacing w:after="0" w:line="240" w:lineRule="auto"/>
                </w:pPr>
              </w:pPrChange>
            </w:pPr>
            <w:ins w:id="111" w:author="Matthews, Gregory" w:date="2025-03-23T19:30:00Z" w16du:dateUtc="2025-03-24T00:30:00Z">
              <w:r w:rsidRPr="0037766B">
                <w:rPr>
                  <w:rFonts w:ascii="Helvetica Neue" w:eastAsia="Times New Roman" w:hAnsi="Helvetica Neue"/>
                  <w:color w:val="000000"/>
                  <w:sz w:val="15"/>
                  <w:szCs w:val="15"/>
                </w:rPr>
                <w:t>0.373</w:t>
              </w:r>
            </w:ins>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12" w:author="Matthews, Gregory" w:date="2025-03-23T19:32:00Z" w16du:dateUtc="2025-03-24T00:32:00Z">
              <w:tcPr>
                <w:tcW w:w="2564"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50E2C915" w14:textId="77777777" w:rsidR="0037766B" w:rsidRPr="0037766B" w:rsidRDefault="0037766B" w:rsidP="0037766B">
            <w:pPr>
              <w:spacing w:after="0" w:line="240" w:lineRule="auto"/>
              <w:rPr>
                <w:ins w:id="113" w:author="Matthews, Gregory" w:date="2025-03-23T19:30:00Z" w16du:dateUtc="2025-03-24T00:30:00Z"/>
                <w:rFonts w:eastAsia="Times New Roman"/>
                <w:color w:val="auto"/>
              </w:rPr>
              <w:pPrChange w:id="114" w:author="Matthews, Gregory" w:date="2025-03-23T19:32:00Z" w16du:dateUtc="2025-03-24T00:32:00Z">
                <w:pPr>
                  <w:spacing w:after="0" w:line="240" w:lineRule="auto"/>
                </w:pPr>
              </w:pPrChange>
            </w:pPr>
            <w:ins w:id="115" w:author="Matthews, Gregory" w:date="2025-03-23T19:30:00Z" w16du:dateUtc="2025-03-24T00:30:00Z">
              <w:r w:rsidRPr="0037766B">
                <w:rPr>
                  <w:rFonts w:ascii="Helvetica Neue" w:eastAsia="Times New Roman" w:hAnsi="Helvetica Neue"/>
                  <w:color w:val="000000"/>
                  <w:sz w:val="15"/>
                  <w:szCs w:val="15"/>
                </w:rPr>
                <w:t>0.359</w:t>
              </w:r>
            </w:ins>
          </w:p>
        </w:tc>
        <w:tc>
          <w:tcPr>
            <w:tcW w:w="17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16" w:author="Matthews, Gregory" w:date="2025-03-23T19:32:00Z" w16du:dateUtc="2025-03-24T00:32:00Z">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2748FB54" w14:textId="77777777" w:rsidR="0037766B" w:rsidRPr="0037766B" w:rsidRDefault="0037766B" w:rsidP="0037766B">
            <w:pPr>
              <w:spacing w:after="0" w:line="240" w:lineRule="auto"/>
              <w:rPr>
                <w:ins w:id="117" w:author="Matthews, Gregory" w:date="2025-03-23T19:30:00Z" w16du:dateUtc="2025-03-24T00:30:00Z"/>
                <w:rFonts w:eastAsia="Times New Roman"/>
                <w:color w:val="auto"/>
              </w:rPr>
              <w:pPrChange w:id="118" w:author="Matthews, Gregory" w:date="2025-03-23T19:32:00Z" w16du:dateUtc="2025-03-24T00:32:00Z">
                <w:pPr>
                  <w:spacing w:after="0" w:line="240" w:lineRule="auto"/>
                </w:pPr>
              </w:pPrChange>
            </w:pPr>
            <w:ins w:id="119" w:author="Matthews, Gregory" w:date="2025-03-23T19:30:00Z" w16du:dateUtc="2025-03-24T00:30:00Z">
              <w:r w:rsidRPr="0037766B">
                <w:rPr>
                  <w:rFonts w:ascii="Helvetica Neue" w:eastAsia="Times New Roman" w:hAnsi="Helvetica Neue"/>
                  <w:color w:val="000000"/>
                  <w:sz w:val="15"/>
                  <w:szCs w:val="15"/>
                </w:rPr>
                <w:t>0.388</w:t>
              </w:r>
            </w:ins>
          </w:p>
        </w:tc>
      </w:tr>
      <w:tr w:rsidR="0037766B" w:rsidRPr="0037766B" w14:paraId="49D62AA1" w14:textId="77777777" w:rsidTr="0037766B">
        <w:tblPrEx>
          <w:tblW w:w="0" w:type="auto"/>
          <w:tblCellMar>
            <w:left w:w="0" w:type="dxa"/>
            <w:right w:w="0" w:type="dxa"/>
          </w:tblCellMar>
          <w:tblPrExChange w:id="120" w:author="Matthews, Gregory" w:date="2025-03-23T19:32:00Z" w16du:dateUtc="2025-03-24T00:32:00Z">
            <w:tblPrEx>
              <w:tblW w:w="0" w:type="auto"/>
              <w:tblCellMar>
                <w:left w:w="0" w:type="dxa"/>
                <w:right w:w="0" w:type="dxa"/>
              </w:tblCellMar>
            </w:tblPrEx>
          </w:tblPrExChange>
        </w:tblPrEx>
        <w:trPr>
          <w:trHeight w:val="165"/>
          <w:ins w:id="121" w:author="Matthews, Gregory" w:date="2025-03-23T19:30:00Z" w16du:dateUtc="2025-03-24T00:30:00Z"/>
          <w:trPrChange w:id="122" w:author="Matthews, Gregory" w:date="2025-03-23T19:32:00Z" w16du:dateUtc="2025-03-24T00:32:00Z">
            <w:trPr>
              <w:gridAfter w:val="0"/>
              <w:trHeight w:val="165"/>
            </w:trPr>
          </w:trPrChange>
        </w:trPr>
        <w:tc>
          <w:tcPr>
            <w:tcW w:w="107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Change w:id="123" w:author="Matthews, Gregory" w:date="2025-03-23T19:32:00Z" w16du:dateUtc="2025-03-24T00:32:00Z">
              <w:tcPr>
                <w:tcW w:w="91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tcPrChange>
          </w:tcPr>
          <w:p w14:paraId="366F306F" w14:textId="0CA6C066" w:rsidR="0037766B" w:rsidRPr="0037766B" w:rsidRDefault="00B70596" w:rsidP="0037766B">
            <w:pPr>
              <w:spacing w:after="0" w:line="240" w:lineRule="auto"/>
              <w:rPr>
                <w:ins w:id="124" w:author="Matthews, Gregory" w:date="2025-03-23T19:30:00Z" w16du:dateUtc="2025-03-24T00:30:00Z"/>
                <w:rFonts w:eastAsia="Times New Roman"/>
                <w:color w:val="auto"/>
              </w:rPr>
              <w:pPrChange w:id="125" w:author="Matthews, Gregory" w:date="2025-03-23T19:32:00Z" w16du:dateUtc="2025-03-24T00:32:00Z">
                <w:pPr>
                  <w:spacing w:after="0" w:line="240" w:lineRule="auto"/>
                </w:pPr>
              </w:pPrChange>
            </w:pPr>
            <w:ins w:id="126" w:author="Matthews, Gregory" w:date="2025-03-23T19:42:00Z" w16du:dateUtc="2025-03-24T00:42:00Z">
              <w:r>
                <w:rPr>
                  <w:rFonts w:ascii="Helvetica Neue" w:eastAsia="Times New Roman" w:hAnsi="Helvetica Neue"/>
                  <w:b/>
                  <w:bCs/>
                  <w:color w:val="000000"/>
                  <w:sz w:val="15"/>
                  <w:szCs w:val="15"/>
                </w:rPr>
                <w:t>Offset</w:t>
              </w:r>
            </w:ins>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27" w:author="Matthews, Gregory" w:date="2025-03-23T19:32:00Z" w16du:dateUtc="2025-03-24T00:32:00Z">
              <w:tcPr>
                <w:tcW w:w="623"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2A1D934" w14:textId="77777777" w:rsidR="0037766B" w:rsidRPr="0037766B" w:rsidRDefault="0037766B" w:rsidP="0037766B">
            <w:pPr>
              <w:spacing w:after="0" w:line="240" w:lineRule="auto"/>
              <w:rPr>
                <w:ins w:id="128" w:author="Matthews, Gregory" w:date="2025-03-23T19:30:00Z" w16du:dateUtc="2025-03-24T00:30:00Z"/>
                <w:rFonts w:eastAsia="Times New Roman"/>
                <w:color w:val="auto"/>
              </w:rPr>
              <w:pPrChange w:id="129" w:author="Matthews, Gregory" w:date="2025-03-23T19:32:00Z" w16du:dateUtc="2025-03-24T00:32:00Z">
                <w:pPr>
                  <w:spacing w:after="0" w:line="240" w:lineRule="auto"/>
                </w:pPr>
              </w:pPrChange>
            </w:pPr>
            <w:ins w:id="130" w:author="Matthews, Gregory" w:date="2025-03-23T19:30:00Z" w16du:dateUtc="2025-03-24T00:30:00Z">
              <w:r w:rsidRPr="0037766B">
                <w:rPr>
                  <w:rFonts w:ascii="Helvetica Neue" w:eastAsia="Times New Roman" w:hAnsi="Helvetica Neue"/>
                  <w:color w:val="000000"/>
                  <w:sz w:val="15"/>
                  <w:szCs w:val="15"/>
                </w:rPr>
                <w:t>0.487</w:t>
              </w:r>
            </w:ins>
          </w:p>
        </w:tc>
        <w:tc>
          <w:tcPr>
            <w:tcW w:w="11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31" w:author="Matthews, Gregory" w:date="2025-03-23T19:32:00Z" w16du:dateUtc="2025-03-24T00:32:00Z">
              <w:tcPr>
                <w:tcW w:w="753"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761699A5" w14:textId="77777777" w:rsidR="0037766B" w:rsidRPr="0037766B" w:rsidRDefault="0037766B" w:rsidP="0037766B">
            <w:pPr>
              <w:spacing w:after="0" w:line="240" w:lineRule="auto"/>
              <w:rPr>
                <w:ins w:id="132" w:author="Matthews, Gregory" w:date="2025-03-23T19:30:00Z" w16du:dateUtc="2025-03-24T00:30:00Z"/>
                <w:rFonts w:eastAsia="Times New Roman"/>
                <w:color w:val="auto"/>
              </w:rPr>
              <w:pPrChange w:id="133" w:author="Matthews, Gregory" w:date="2025-03-23T19:32:00Z" w16du:dateUtc="2025-03-24T00:32:00Z">
                <w:pPr>
                  <w:spacing w:after="0" w:line="240" w:lineRule="auto"/>
                </w:pPr>
              </w:pPrChange>
            </w:pPr>
            <w:ins w:id="134" w:author="Matthews, Gregory" w:date="2025-03-23T19:30:00Z" w16du:dateUtc="2025-03-24T00:30:00Z">
              <w:r w:rsidRPr="0037766B">
                <w:rPr>
                  <w:rFonts w:ascii="Helvetica Neue" w:eastAsia="Times New Roman" w:hAnsi="Helvetica Neue"/>
                  <w:color w:val="000000"/>
                  <w:sz w:val="15"/>
                  <w:szCs w:val="15"/>
                </w:rPr>
                <w:t>0.488</w:t>
              </w:r>
            </w:ins>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35" w:author="Matthews, Gregory" w:date="2025-03-23T19:32:00Z" w16du:dateUtc="2025-03-24T00:32:00Z">
              <w:tcPr>
                <w:tcW w:w="2564"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5C115583" w14:textId="77777777" w:rsidR="0037766B" w:rsidRPr="0037766B" w:rsidRDefault="0037766B" w:rsidP="0037766B">
            <w:pPr>
              <w:spacing w:after="0" w:line="240" w:lineRule="auto"/>
              <w:rPr>
                <w:ins w:id="136" w:author="Matthews, Gregory" w:date="2025-03-23T19:30:00Z" w16du:dateUtc="2025-03-24T00:30:00Z"/>
                <w:rFonts w:eastAsia="Times New Roman"/>
                <w:color w:val="auto"/>
              </w:rPr>
              <w:pPrChange w:id="137" w:author="Matthews, Gregory" w:date="2025-03-23T19:32:00Z" w16du:dateUtc="2025-03-24T00:32:00Z">
                <w:pPr>
                  <w:spacing w:after="0" w:line="240" w:lineRule="auto"/>
                </w:pPr>
              </w:pPrChange>
            </w:pPr>
            <w:ins w:id="138" w:author="Matthews, Gregory" w:date="2025-03-23T19:30:00Z" w16du:dateUtc="2025-03-24T00:30:00Z">
              <w:r w:rsidRPr="0037766B">
                <w:rPr>
                  <w:rFonts w:ascii="Helvetica Neue" w:eastAsia="Times New Roman" w:hAnsi="Helvetica Neue"/>
                  <w:color w:val="000000"/>
                  <w:sz w:val="15"/>
                  <w:szCs w:val="15"/>
                </w:rPr>
                <w:t>0.503</w:t>
              </w:r>
            </w:ins>
          </w:p>
        </w:tc>
        <w:tc>
          <w:tcPr>
            <w:tcW w:w="17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39" w:author="Matthews, Gregory" w:date="2025-03-23T19:32:00Z" w16du:dateUtc="2025-03-24T00:32:00Z">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200A651F" w14:textId="77777777" w:rsidR="0037766B" w:rsidRPr="0037766B" w:rsidRDefault="0037766B" w:rsidP="0037766B">
            <w:pPr>
              <w:spacing w:after="0" w:line="240" w:lineRule="auto"/>
              <w:rPr>
                <w:ins w:id="140" w:author="Matthews, Gregory" w:date="2025-03-23T19:30:00Z" w16du:dateUtc="2025-03-24T00:30:00Z"/>
                <w:rFonts w:eastAsia="Times New Roman"/>
                <w:color w:val="auto"/>
              </w:rPr>
              <w:pPrChange w:id="141" w:author="Matthews, Gregory" w:date="2025-03-23T19:32:00Z" w16du:dateUtc="2025-03-24T00:32:00Z">
                <w:pPr>
                  <w:spacing w:after="0" w:line="240" w:lineRule="auto"/>
                </w:pPr>
              </w:pPrChange>
            </w:pPr>
            <w:ins w:id="142" w:author="Matthews, Gregory" w:date="2025-03-23T19:30:00Z" w16du:dateUtc="2025-03-24T00:30:00Z">
              <w:r w:rsidRPr="0037766B">
                <w:rPr>
                  <w:rFonts w:ascii="Helvetica Neue" w:eastAsia="Times New Roman" w:hAnsi="Helvetica Neue"/>
                  <w:color w:val="000000"/>
                  <w:sz w:val="15"/>
                  <w:szCs w:val="15"/>
                </w:rPr>
                <w:t>0.493</w:t>
              </w:r>
            </w:ins>
          </w:p>
        </w:tc>
      </w:tr>
      <w:tr w:rsidR="0037766B" w:rsidRPr="0037766B" w14:paraId="056A0F83" w14:textId="77777777" w:rsidTr="0037766B">
        <w:tblPrEx>
          <w:tblW w:w="0" w:type="auto"/>
          <w:tblCellMar>
            <w:left w:w="0" w:type="dxa"/>
            <w:right w:w="0" w:type="dxa"/>
          </w:tblCellMar>
          <w:tblPrExChange w:id="143" w:author="Matthews, Gregory" w:date="2025-03-23T19:32:00Z" w16du:dateUtc="2025-03-24T00:32:00Z">
            <w:tblPrEx>
              <w:tblW w:w="0" w:type="auto"/>
              <w:tblCellMar>
                <w:left w:w="0" w:type="dxa"/>
                <w:right w:w="0" w:type="dxa"/>
              </w:tblCellMar>
            </w:tblPrEx>
          </w:tblPrExChange>
        </w:tblPrEx>
        <w:trPr>
          <w:trHeight w:val="165"/>
          <w:ins w:id="144" w:author="Matthews, Gregory" w:date="2025-03-23T19:30:00Z" w16du:dateUtc="2025-03-24T00:30:00Z"/>
          <w:trPrChange w:id="145" w:author="Matthews, Gregory" w:date="2025-03-23T19:32:00Z" w16du:dateUtc="2025-03-24T00:32:00Z">
            <w:trPr>
              <w:gridAfter w:val="0"/>
              <w:trHeight w:val="165"/>
            </w:trPr>
          </w:trPrChange>
        </w:trPr>
        <w:tc>
          <w:tcPr>
            <w:tcW w:w="107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Change w:id="146" w:author="Matthews, Gregory" w:date="2025-03-23T19:32:00Z" w16du:dateUtc="2025-03-24T00:32:00Z">
              <w:tcPr>
                <w:tcW w:w="912"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tcPrChange>
          </w:tcPr>
          <w:p w14:paraId="382E508F" w14:textId="4B860FED" w:rsidR="0037766B" w:rsidRPr="0037766B" w:rsidRDefault="00B70596" w:rsidP="0037766B">
            <w:pPr>
              <w:spacing w:after="0" w:line="240" w:lineRule="auto"/>
              <w:rPr>
                <w:ins w:id="147" w:author="Matthews, Gregory" w:date="2025-03-23T19:30:00Z" w16du:dateUtc="2025-03-24T00:30:00Z"/>
                <w:rFonts w:eastAsia="Times New Roman"/>
                <w:color w:val="auto"/>
              </w:rPr>
              <w:pPrChange w:id="148" w:author="Matthews, Gregory" w:date="2025-03-23T19:32:00Z" w16du:dateUtc="2025-03-24T00:32:00Z">
                <w:pPr>
                  <w:spacing w:after="0" w:line="240" w:lineRule="auto"/>
                </w:pPr>
              </w:pPrChange>
            </w:pPr>
            <w:ins w:id="149" w:author="Matthews, Gregory" w:date="2025-03-23T19:42:00Z" w16du:dateUtc="2025-03-24T00:42:00Z">
              <w:r>
                <w:rPr>
                  <w:rFonts w:ascii="Helvetica Neue" w:eastAsia="Times New Roman" w:hAnsi="Helvetica Neue"/>
                  <w:b/>
                  <w:bCs/>
                  <w:color w:val="000000"/>
                  <w:sz w:val="15"/>
                  <w:szCs w:val="15"/>
                </w:rPr>
                <w:t>Onset</w:t>
              </w:r>
            </w:ins>
          </w:p>
        </w:tc>
        <w:tc>
          <w:tcPr>
            <w:tcW w:w="108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50" w:author="Matthews, Gregory" w:date="2025-03-23T19:32:00Z" w16du:dateUtc="2025-03-24T00:32:00Z">
              <w:tcPr>
                <w:tcW w:w="623"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63D55145" w14:textId="77777777" w:rsidR="0037766B" w:rsidRPr="0037766B" w:rsidRDefault="0037766B" w:rsidP="0037766B">
            <w:pPr>
              <w:spacing w:after="0" w:line="240" w:lineRule="auto"/>
              <w:rPr>
                <w:ins w:id="151" w:author="Matthews, Gregory" w:date="2025-03-23T19:30:00Z" w16du:dateUtc="2025-03-24T00:30:00Z"/>
                <w:rFonts w:eastAsia="Times New Roman"/>
                <w:color w:val="auto"/>
              </w:rPr>
              <w:pPrChange w:id="152" w:author="Matthews, Gregory" w:date="2025-03-23T19:32:00Z" w16du:dateUtc="2025-03-24T00:32:00Z">
                <w:pPr>
                  <w:spacing w:after="0" w:line="240" w:lineRule="auto"/>
                </w:pPr>
              </w:pPrChange>
            </w:pPr>
            <w:ins w:id="153" w:author="Matthews, Gregory" w:date="2025-03-23T19:30:00Z" w16du:dateUtc="2025-03-24T00:30:00Z">
              <w:r w:rsidRPr="0037766B">
                <w:rPr>
                  <w:rFonts w:ascii="Helvetica Neue" w:eastAsia="Times New Roman" w:hAnsi="Helvetica Neue"/>
                  <w:color w:val="000000"/>
                  <w:sz w:val="15"/>
                  <w:szCs w:val="15"/>
                </w:rPr>
                <w:t>0.477</w:t>
              </w:r>
            </w:ins>
          </w:p>
        </w:tc>
        <w:tc>
          <w:tcPr>
            <w:tcW w:w="11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54" w:author="Matthews, Gregory" w:date="2025-03-23T19:32:00Z" w16du:dateUtc="2025-03-24T00:32:00Z">
              <w:tcPr>
                <w:tcW w:w="753" w:type="dxa"/>
                <w:gridSpan w:val="2"/>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099B9D4F" w14:textId="77777777" w:rsidR="0037766B" w:rsidRPr="0037766B" w:rsidRDefault="0037766B" w:rsidP="0037766B">
            <w:pPr>
              <w:spacing w:after="0" w:line="240" w:lineRule="auto"/>
              <w:rPr>
                <w:ins w:id="155" w:author="Matthews, Gregory" w:date="2025-03-23T19:30:00Z" w16du:dateUtc="2025-03-24T00:30:00Z"/>
                <w:rFonts w:eastAsia="Times New Roman"/>
                <w:color w:val="auto"/>
              </w:rPr>
              <w:pPrChange w:id="156" w:author="Matthews, Gregory" w:date="2025-03-23T19:32:00Z" w16du:dateUtc="2025-03-24T00:32:00Z">
                <w:pPr>
                  <w:spacing w:after="0" w:line="240" w:lineRule="auto"/>
                </w:pPr>
              </w:pPrChange>
            </w:pPr>
            <w:ins w:id="157" w:author="Matthews, Gregory" w:date="2025-03-23T19:30:00Z" w16du:dateUtc="2025-03-24T00:30:00Z">
              <w:r w:rsidRPr="0037766B">
                <w:rPr>
                  <w:rFonts w:ascii="Helvetica Neue" w:eastAsia="Times New Roman" w:hAnsi="Helvetica Neue"/>
                  <w:color w:val="000000"/>
                  <w:sz w:val="15"/>
                  <w:szCs w:val="15"/>
                </w:rPr>
                <w:t>0.478</w:t>
              </w:r>
            </w:ins>
          </w:p>
        </w:tc>
        <w:tc>
          <w:tcPr>
            <w:tcW w:w="144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58" w:author="Matthews, Gregory" w:date="2025-03-23T19:32:00Z" w16du:dateUtc="2025-03-24T00:32:00Z">
              <w:tcPr>
                <w:tcW w:w="2564" w:type="dxa"/>
                <w:gridSpan w:val="3"/>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31EE9FFD" w14:textId="77777777" w:rsidR="0037766B" w:rsidRPr="0037766B" w:rsidRDefault="0037766B" w:rsidP="0037766B">
            <w:pPr>
              <w:spacing w:after="0" w:line="240" w:lineRule="auto"/>
              <w:rPr>
                <w:ins w:id="159" w:author="Matthews, Gregory" w:date="2025-03-23T19:30:00Z" w16du:dateUtc="2025-03-24T00:30:00Z"/>
                <w:rFonts w:eastAsia="Times New Roman"/>
                <w:color w:val="auto"/>
              </w:rPr>
              <w:pPrChange w:id="160" w:author="Matthews, Gregory" w:date="2025-03-23T19:32:00Z" w16du:dateUtc="2025-03-24T00:32:00Z">
                <w:pPr>
                  <w:spacing w:after="0" w:line="240" w:lineRule="auto"/>
                </w:pPr>
              </w:pPrChange>
            </w:pPr>
            <w:ins w:id="161" w:author="Matthews, Gregory" w:date="2025-03-23T19:30:00Z" w16du:dateUtc="2025-03-24T00:30:00Z">
              <w:r w:rsidRPr="0037766B">
                <w:rPr>
                  <w:rFonts w:ascii="Helvetica Neue" w:eastAsia="Times New Roman" w:hAnsi="Helvetica Neue"/>
                  <w:color w:val="000000"/>
                  <w:sz w:val="15"/>
                  <w:szCs w:val="15"/>
                </w:rPr>
                <w:t>0.478</w:t>
              </w:r>
            </w:ins>
          </w:p>
        </w:tc>
        <w:tc>
          <w:tcPr>
            <w:tcW w:w="171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Change w:id="162" w:author="Matthews, Gregory" w:date="2025-03-23T19:32:00Z" w16du:dateUtc="2025-03-24T00:32:00Z">
              <w:tcPr>
                <w:tcW w:w="12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tcPrChange>
          </w:tcPr>
          <w:p w14:paraId="2A7C80E8" w14:textId="77777777" w:rsidR="0037766B" w:rsidRPr="0037766B" w:rsidRDefault="0037766B" w:rsidP="0037766B">
            <w:pPr>
              <w:spacing w:after="0" w:line="240" w:lineRule="auto"/>
              <w:rPr>
                <w:ins w:id="163" w:author="Matthews, Gregory" w:date="2025-03-23T19:30:00Z" w16du:dateUtc="2025-03-24T00:30:00Z"/>
                <w:rFonts w:eastAsia="Times New Roman"/>
                <w:color w:val="auto"/>
              </w:rPr>
              <w:pPrChange w:id="164" w:author="Matthews, Gregory" w:date="2025-03-23T19:32:00Z" w16du:dateUtc="2025-03-24T00:32:00Z">
                <w:pPr>
                  <w:spacing w:after="0" w:line="240" w:lineRule="auto"/>
                </w:pPr>
              </w:pPrChange>
            </w:pPr>
            <w:ins w:id="165" w:author="Matthews, Gregory" w:date="2025-03-23T19:30:00Z" w16du:dateUtc="2025-03-24T00:30:00Z">
              <w:r w:rsidRPr="0037766B">
                <w:rPr>
                  <w:rFonts w:ascii="Helvetica Neue" w:eastAsia="Times New Roman" w:hAnsi="Helvetica Neue"/>
                  <w:color w:val="000000"/>
                  <w:sz w:val="15"/>
                  <w:szCs w:val="15"/>
                </w:rPr>
                <w:t>0.481</w:t>
              </w:r>
            </w:ins>
          </w:p>
        </w:tc>
      </w:tr>
    </w:tbl>
    <w:p w14:paraId="43907FF8" w14:textId="1AD99551" w:rsidR="002525A0" w:rsidRDefault="0037766B" w:rsidP="00F03D9F">
      <w:pPr>
        <w:spacing w:line="480" w:lineRule="auto"/>
        <w:ind w:firstLine="720"/>
        <w:rPr>
          <w:ins w:id="166" w:author="Matthews, Gregory" w:date="2025-03-23T19:02:00Z" w16du:dateUtc="2025-03-24T00:02:00Z"/>
          <w:rFonts w:eastAsia="Times New Roman"/>
          <w:color w:val="000000"/>
          <w:highlight w:val="yellow"/>
        </w:rPr>
      </w:pPr>
      <w:ins w:id="167" w:author="Matthews, Gregory" w:date="2025-03-23T19:32:00Z" w16du:dateUtc="2025-03-24T00:32:00Z">
        <w:r>
          <w:rPr>
            <w:rFonts w:eastAsia="Times New Roman"/>
            <w:color w:val="000000"/>
            <w:highlight w:val="yellow"/>
          </w:rPr>
          <w:br w:type="textWrapping" w:clear="all"/>
        </w:r>
      </w:ins>
      <w:ins w:id="168" w:author="Matthews, Gregory" w:date="2025-03-23T19:42:00Z" w16du:dateUtc="2025-03-24T00:42:00Z">
        <w:r w:rsidR="00B70596">
          <w:rPr>
            <w:rFonts w:eastAsia="Times New Roman"/>
            <w:color w:val="000000"/>
            <w:highlight w:val="yellow"/>
          </w:rPr>
          <w:t>Table XX</w:t>
        </w:r>
      </w:ins>
      <w:ins w:id="169" w:author="Matthews, Gregory" w:date="2025-03-23T19:31:00Z" w16du:dateUtc="2025-03-24T00:31:00Z">
        <w:r>
          <w:rPr>
            <w:rFonts w:eastAsia="Times New Roman"/>
            <w:color w:val="000000"/>
            <w:highlight w:val="yellow"/>
          </w:rPr>
          <w:t xml:space="preserve">: </w:t>
        </w:r>
      </w:ins>
      <w:ins w:id="170" w:author="Matthews, Gregory" w:date="2025-03-23T19:32:00Z" w16du:dateUtc="2025-03-24T00:32:00Z">
        <w:r>
          <w:rPr>
            <w:rFonts w:eastAsia="Times New Roman"/>
            <w:color w:val="000000"/>
            <w:highlight w:val="yellow"/>
          </w:rPr>
          <w:t>Intraclass correlations for the daily models</w:t>
        </w:r>
      </w:ins>
    </w:p>
    <w:p w14:paraId="44E3DF2F" w14:textId="42ECE1F7" w:rsidR="00A6350F" w:rsidRDefault="00A6350F" w:rsidP="00A6350F">
      <w:pPr>
        <w:spacing w:line="480" w:lineRule="auto"/>
        <w:rPr>
          <w:ins w:id="171" w:author="Matthews, Gregory" w:date="2025-03-23T19:58:00Z" w16du:dateUtc="2025-03-24T00:58:00Z"/>
          <w:rFonts w:eastAsia="Times New Roman"/>
          <w:color w:val="000000"/>
          <w:highlight w:val="yellow"/>
        </w:rPr>
      </w:pPr>
      <w:ins w:id="172" w:author="Matthews, Gregory" w:date="2025-03-23T19:46:00Z" w16du:dateUtc="2025-03-24T00:46:00Z">
        <w:r>
          <w:rPr>
            <w:rFonts w:eastAsia="Times New Roman"/>
            <w:color w:val="000000"/>
            <w:highlight w:val="yellow"/>
          </w:rPr>
          <w:t>For all four</w:t>
        </w:r>
      </w:ins>
      <w:ins w:id="173" w:author="Matthews, Gregory" w:date="2025-03-23T19:47:00Z" w16du:dateUtc="2025-03-24T00:47:00Z">
        <w:r>
          <w:rPr>
            <w:rFonts w:eastAsia="Times New Roman"/>
            <w:color w:val="000000"/>
            <w:highlight w:val="yellow"/>
          </w:rPr>
          <w:t xml:space="preserve"> models for daily sleep duration, </w:t>
        </w:r>
      </w:ins>
      <w:ins w:id="174" w:author="Matthews, Gregory" w:date="2025-03-26T15:43:00Z" w16du:dateUtc="2025-03-26T20:43:00Z">
        <w:r w:rsidR="00AA3747">
          <w:rPr>
            <w:rFonts w:eastAsia="Times New Roman"/>
            <w:color w:val="000000"/>
            <w:highlight w:val="yellow"/>
          </w:rPr>
          <w:t xml:space="preserve">the variables </w:t>
        </w:r>
      </w:ins>
      <w:ins w:id="175" w:author="Matthews, Gregory" w:date="2025-03-23T19:47:00Z" w16du:dateUtc="2025-03-24T00:47:00Z">
        <w:r>
          <w:rPr>
            <w:rFonts w:eastAsia="Times New Roman"/>
            <w:color w:val="000000"/>
            <w:highlight w:val="yellow"/>
          </w:rPr>
          <w:t>age, sex, and weekend status we</w:t>
        </w:r>
      </w:ins>
      <w:ins w:id="176" w:author="Matthews, Gregory" w:date="2025-03-26T15:43:00Z" w16du:dateUtc="2025-03-26T20:43:00Z">
        <w:r w:rsidR="00AA3747">
          <w:rPr>
            <w:rFonts w:eastAsia="Times New Roman"/>
            <w:color w:val="000000"/>
            <w:highlight w:val="yellow"/>
          </w:rPr>
          <w:t xml:space="preserve">re </w:t>
        </w:r>
      </w:ins>
      <w:ins w:id="177" w:author="Matthews, Gregory" w:date="2025-03-23T19:47:00Z" w16du:dateUtc="2025-03-24T00:47:00Z">
        <w:r>
          <w:rPr>
            <w:rFonts w:eastAsia="Times New Roman"/>
            <w:color w:val="000000"/>
            <w:highlight w:val="yellow"/>
          </w:rPr>
          <w:t xml:space="preserve">significantly associated with how long adolescents slept.  </w:t>
        </w:r>
      </w:ins>
      <w:ins w:id="178" w:author="Matthews, Gregory" w:date="2025-03-23T19:49:00Z" w16du:dateUtc="2025-03-24T00:49:00Z">
        <w:r>
          <w:rPr>
            <w:rFonts w:eastAsia="Times New Roman"/>
            <w:color w:val="000000"/>
            <w:highlight w:val="yellow"/>
          </w:rPr>
          <w:t xml:space="preserve">Based on </w:t>
        </w:r>
      </w:ins>
      <w:ins w:id="179" w:author="Matthews, Gregory" w:date="2025-03-23T19:47:00Z" w16du:dateUtc="2025-03-24T00:47:00Z">
        <w:r>
          <w:rPr>
            <w:rFonts w:eastAsia="Times New Roman"/>
            <w:color w:val="000000"/>
            <w:highlight w:val="yellow"/>
          </w:rPr>
          <w:t>model 1 for sleep durat</w:t>
        </w:r>
      </w:ins>
      <w:ins w:id="180" w:author="Matthews, Gregory" w:date="2025-03-23T19:48:00Z" w16du:dateUtc="2025-03-24T00:48:00Z">
        <w:r>
          <w:rPr>
            <w:rFonts w:eastAsia="Times New Roman"/>
            <w:color w:val="000000"/>
            <w:highlight w:val="yellow"/>
          </w:rPr>
          <w:t>ion,</w:t>
        </w:r>
      </w:ins>
      <w:ins w:id="181" w:author="Matthews, Gregory" w:date="2025-03-23T19:49:00Z" w16du:dateUtc="2025-03-24T00:49:00Z">
        <w:r>
          <w:rPr>
            <w:rFonts w:eastAsia="Times New Roman"/>
            <w:color w:val="000000"/>
            <w:highlight w:val="yellow"/>
          </w:rPr>
          <w:t xml:space="preserve"> males in the study slept an average of 32.4 minutes less (</w:t>
        </w:r>
      </w:ins>
      <w:ins w:id="182" w:author="Matthews, Gregory" w:date="2025-03-23T19:50:00Z" w16du:dateUtc="2025-03-24T00:50:00Z">
        <w:r>
          <w:rPr>
            <w:rFonts w:eastAsia="Times New Roman"/>
            <w:color w:val="000000"/>
            <w:highlight w:val="yellow"/>
          </w:rPr>
          <w:t>95 % CI: 46.2, 18.7</w:t>
        </w:r>
      </w:ins>
      <w:ins w:id="183" w:author="Matthews, Gregory" w:date="2025-03-23T19:49:00Z" w16du:dateUtc="2025-03-24T00:49:00Z">
        <w:r>
          <w:rPr>
            <w:rFonts w:eastAsia="Times New Roman"/>
            <w:color w:val="000000"/>
            <w:highlight w:val="yellow"/>
          </w:rPr>
          <w:t>)</w:t>
        </w:r>
      </w:ins>
      <w:ins w:id="184" w:author="Matthews, Gregory" w:date="2025-03-23T19:51:00Z" w16du:dateUtc="2025-03-24T00:51:00Z">
        <w:r>
          <w:rPr>
            <w:rFonts w:eastAsia="Times New Roman"/>
            <w:color w:val="000000"/>
            <w:highlight w:val="yellow"/>
          </w:rPr>
          <w:t xml:space="preserve"> than females</w:t>
        </w:r>
      </w:ins>
      <w:ins w:id="185" w:author="Matthews, Gregory" w:date="2025-03-26T15:44:00Z" w16du:dateUtc="2025-03-26T20:44:00Z">
        <w:r w:rsidR="00AA3747">
          <w:rPr>
            <w:rFonts w:eastAsia="Times New Roman"/>
            <w:color w:val="000000"/>
            <w:highlight w:val="yellow"/>
          </w:rPr>
          <w:t>. E</w:t>
        </w:r>
      </w:ins>
      <w:ins w:id="186" w:author="Matthews, Gregory" w:date="2025-03-23T19:51:00Z" w16du:dateUtc="2025-03-24T00:51:00Z">
        <w:r>
          <w:rPr>
            <w:rFonts w:eastAsia="Times New Roman"/>
            <w:color w:val="000000"/>
            <w:highlight w:val="yellow"/>
          </w:rPr>
          <w:t>ach additional year of age was associated with 5.9 fewer minut</w:t>
        </w:r>
      </w:ins>
      <w:ins w:id="187" w:author="Matthews, Gregory" w:date="2025-03-23T19:52:00Z" w16du:dateUtc="2025-03-24T00:52:00Z">
        <w:r>
          <w:rPr>
            <w:rFonts w:eastAsia="Times New Roman"/>
            <w:color w:val="000000"/>
            <w:highlight w:val="yellow"/>
          </w:rPr>
          <w:t>e</w:t>
        </w:r>
      </w:ins>
      <w:ins w:id="188" w:author="Matthews, Gregory" w:date="2025-03-23T19:51:00Z" w16du:dateUtc="2025-03-24T00:51:00Z">
        <w:r>
          <w:rPr>
            <w:rFonts w:eastAsia="Times New Roman"/>
            <w:color w:val="000000"/>
            <w:highlight w:val="yellow"/>
          </w:rPr>
          <w:t>s of sleep</w:t>
        </w:r>
      </w:ins>
      <w:ins w:id="189" w:author="Matthews, Gregory" w:date="2025-03-23T19:52:00Z" w16du:dateUtc="2025-03-24T00:52:00Z">
        <w:r>
          <w:rPr>
            <w:rFonts w:eastAsia="Times New Roman"/>
            <w:color w:val="000000"/>
            <w:highlight w:val="yellow"/>
          </w:rPr>
          <w:t xml:space="preserve"> on average</w:t>
        </w:r>
      </w:ins>
      <w:ins w:id="190" w:author="Matthews, Gregory" w:date="2025-03-23T19:51:00Z" w16du:dateUtc="2025-03-24T00:51:00Z">
        <w:r>
          <w:rPr>
            <w:rFonts w:eastAsia="Times New Roman"/>
            <w:color w:val="000000"/>
            <w:highlight w:val="yellow"/>
          </w:rPr>
          <w:t xml:space="preserve"> </w:t>
        </w:r>
      </w:ins>
      <w:ins w:id="191" w:author="Matthews, Gregory" w:date="2025-03-23T19:52:00Z" w16du:dateUtc="2025-03-24T00:52:00Z">
        <w:r>
          <w:rPr>
            <w:rFonts w:eastAsia="Times New Roman"/>
            <w:color w:val="000000"/>
            <w:highlight w:val="yellow"/>
          </w:rPr>
          <w:t>(95% CI: 10.2, 1.7)</w:t>
        </w:r>
      </w:ins>
      <w:ins w:id="192" w:author="Matthews, Gregory" w:date="2025-03-26T15:44:00Z" w16du:dateUtc="2025-03-26T20:44:00Z">
        <w:r w:rsidR="00AA3747">
          <w:rPr>
            <w:rFonts w:eastAsia="Times New Roman"/>
            <w:color w:val="000000"/>
            <w:highlight w:val="yellow"/>
          </w:rPr>
          <w:t xml:space="preserve">, and </w:t>
        </w:r>
      </w:ins>
      <w:ins w:id="193" w:author="Matthews, Gregory" w:date="2025-03-23T19:52:00Z" w16du:dateUtc="2025-03-24T00:52:00Z">
        <w:r>
          <w:rPr>
            <w:rFonts w:eastAsia="Times New Roman"/>
            <w:color w:val="000000"/>
            <w:highlight w:val="yellow"/>
          </w:rPr>
          <w:t>weekends avera</w:t>
        </w:r>
        <w:r w:rsidR="00C12377">
          <w:rPr>
            <w:rFonts w:eastAsia="Times New Roman"/>
            <w:color w:val="000000"/>
            <w:highlight w:val="yellow"/>
          </w:rPr>
          <w:t xml:space="preserve">ged an extra </w:t>
        </w:r>
      </w:ins>
      <w:ins w:id="194" w:author="Matthews, Gregory" w:date="2025-03-23T19:53:00Z" w16du:dateUtc="2025-03-24T00:53:00Z">
        <w:r w:rsidR="00C12377">
          <w:rPr>
            <w:rFonts w:eastAsia="Times New Roman"/>
            <w:color w:val="000000"/>
            <w:highlight w:val="yellow"/>
          </w:rPr>
          <w:t>35.3 minutes of sleep (95% CI: 27.0, 43.6).</w:t>
        </w:r>
      </w:ins>
      <w:ins w:id="195" w:author="Matthews, Gregory" w:date="2025-03-23T19:54:00Z" w16du:dateUtc="2025-03-24T00:54:00Z">
        <w:r w:rsidR="00C12377">
          <w:rPr>
            <w:rFonts w:eastAsia="Times New Roman"/>
            <w:color w:val="000000"/>
            <w:highlight w:val="yellow"/>
          </w:rPr>
          <w:t xml:space="preserve">  In none of the four models for total sleep time were any of the neighborhood factors found to be significant at the 0.05 level.  </w:t>
        </w:r>
      </w:ins>
      <w:ins w:id="196" w:author="Matthews, Gregory" w:date="2025-03-23T19:53:00Z" w16du:dateUtc="2025-03-24T00:53:00Z">
        <w:r w:rsidR="00C12377">
          <w:rPr>
            <w:rFonts w:eastAsia="Times New Roman"/>
            <w:color w:val="000000"/>
            <w:highlight w:val="yellow"/>
          </w:rPr>
          <w:t xml:space="preserve"> </w:t>
        </w:r>
      </w:ins>
    </w:p>
    <w:p w14:paraId="35F62A76" w14:textId="3E9D93FA" w:rsidR="006A410F" w:rsidRDefault="006A410F" w:rsidP="00A6350F">
      <w:pPr>
        <w:spacing w:line="480" w:lineRule="auto"/>
        <w:rPr>
          <w:ins w:id="197" w:author="Matthews, Gregory" w:date="2025-03-23T19:49:00Z" w16du:dateUtc="2025-03-24T00:49:00Z"/>
          <w:rFonts w:eastAsia="Times New Roman"/>
          <w:color w:val="000000"/>
          <w:highlight w:val="yellow"/>
        </w:rPr>
      </w:pPr>
      <w:ins w:id="198" w:author="Matthews, Gregory" w:date="2025-03-23T19:58:00Z" w16du:dateUtc="2025-03-24T00:58:00Z">
        <w:r>
          <w:rPr>
            <w:rFonts w:eastAsia="Times New Roman"/>
            <w:color w:val="000000"/>
            <w:highlight w:val="yellow"/>
          </w:rPr>
          <w:tab/>
        </w:r>
      </w:ins>
    </w:p>
    <w:p w14:paraId="2E057F74" w14:textId="47DA97AD" w:rsidR="00F03D9F" w:rsidDel="00C12377" w:rsidRDefault="00F03D9F" w:rsidP="00A6350F">
      <w:pPr>
        <w:spacing w:line="480" w:lineRule="auto"/>
        <w:rPr>
          <w:del w:id="199" w:author="Matthews, Gregory" w:date="2025-03-23T19:55:00Z" w16du:dateUtc="2025-03-24T00:55:00Z"/>
          <w:rFonts w:eastAsia="Times New Roman"/>
          <w:color w:val="000000"/>
          <w:highlight w:val="yellow"/>
        </w:rPr>
        <w:pPrChange w:id="200" w:author="Matthews, Gregory" w:date="2025-03-23T19:49:00Z" w16du:dateUtc="2025-03-24T00:49:00Z">
          <w:pPr>
            <w:spacing w:line="480" w:lineRule="auto"/>
            <w:ind w:firstLine="720"/>
          </w:pPr>
        </w:pPrChange>
      </w:pPr>
      <w:del w:id="201" w:author="Matthews, Gregory" w:date="2025-03-23T19:55:00Z" w16du:dateUtc="2025-03-24T00:55:00Z">
        <w:r w:rsidRPr="005317C3" w:rsidDel="00C12377">
          <w:rPr>
            <w:rFonts w:eastAsia="Times New Roman"/>
            <w:color w:val="000000"/>
            <w:highlight w:val="yellow"/>
          </w:rPr>
          <w:delText xml:space="preserve">Linear mixed-effects models </w:delText>
        </w:r>
        <w:r w:rsidDel="00C12377">
          <w:rPr>
            <w:rFonts w:eastAsia="Times New Roman"/>
            <w:color w:val="000000"/>
            <w:highlight w:val="yellow"/>
          </w:rPr>
          <w:delText>examined each neighborhood factor (</w:delText>
        </w:r>
        <w:r w:rsidRPr="005317C3" w:rsidDel="00C12377">
          <w:rPr>
            <w:rFonts w:eastAsia="Times New Roman"/>
            <w:highlight w:val="yellow"/>
          </w:rPr>
          <w:delText>caregiver perceptions, COI overall, COI domains and COI subdomains</w:delText>
        </w:r>
        <w:r w:rsidDel="00C12377">
          <w:rPr>
            <w:rFonts w:eastAsia="Times New Roman"/>
            <w:color w:val="000000"/>
            <w:highlight w:val="yellow"/>
          </w:rPr>
          <w:delText>) independently for each sleep domain accounting for covariates (age</w:delText>
        </w:r>
        <w:r w:rsidDel="00C12377">
          <w:rPr>
            <w:rFonts w:eastAsia="Times New Roman"/>
            <w:highlight w:val="yellow"/>
          </w:rPr>
          <w:delText>, sex</w:delText>
        </w:r>
        <w:r w:rsidRPr="00C17030" w:rsidDel="00C12377">
          <w:rPr>
            <w:rFonts w:eastAsia="Times New Roman"/>
            <w:highlight w:val="yellow"/>
          </w:rPr>
          <w:delText>, household income, caregivers’ highest level of education, and weekend status</w:delText>
        </w:r>
        <w:r w:rsidDel="00C12377">
          <w:rPr>
            <w:rFonts w:eastAsia="Times New Roman"/>
            <w:highlight w:val="yellow"/>
          </w:rPr>
          <w:delText>)</w:delText>
        </w:r>
        <w:r w:rsidDel="00C12377">
          <w:rPr>
            <w:rFonts w:eastAsia="Times New Roman"/>
            <w:color w:val="000000"/>
            <w:highlight w:val="yellow"/>
          </w:rPr>
          <w:delText xml:space="preserve">. </w:delText>
        </w:r>
        <w:r w:rsidRPr="005317C3" w:rsidDel="00C12377">
          <w:rPr>
            <w:rFonts w:eastAsia="Times New Roman"/>
            <w:color w:val="000000"/>
            <w:highlight w:val="yellow"/>
          </w:rPr>
          <w:delText xml:space="preserve">For </w:delText>
        </w:r>
        <w:r w:rsidDel="00C12377">
          <w:rPr>
            <w:rFonts w:eastAsia="Times New Roman"/>
            <w:color w:val="000000"/>
            <w:highlight w:val="yellow"/>
          </w:rPr>
          <w:delText xml:space="preserve">all four models examining </w:delText>
        </w:r>
        <w:r w:rsidRPr="005317C3" w:rsidDel="00C12377">
          <w:rPr>
            <w:rFonts w:eastAsia="Times New Roman"/>
            <w:color w:val="000000"/>
            <w:highlight w:val="yellow"/>
          </w:rPr>
          <w:delText>sleep duration</w:delText>
        </w:r>
        <w:r w:rsidDel="00C12377">
          <w:rPr>
            <w:rFonts w:eastAsia="Times New Roman"/>
            <w:color w:val="000000"/>
            <w:highlight w:val="yellow"/>
          </w:rPr>
          <w:delText xml:space="preserve">, age, sex and weekend status was significantly associated with how long adolescents slept GREG </w:delText>
        </w:r>
        <w:r w:rsidRPr="005317C3" w:rsidDel="00C12377">
          <w:rPr>
            <w:rFonts w:eastAsia="Times New Roman"/>
            <w:color w:val="000000"/>
            <w:highlight w:val="yellow"/>
          </w:rPr>
          <w:delText>ADD STATS)</w:delText>
        </w:r>
        <w:r w:rsidDel="00C12377">
          <w:rPr>
            <w:rFonts w:eastAsia="Times New Roman"/>
            <w:color w:val="000000"/>
            <w:highlight w:val="yellow"/>
          </w:rPr>
          <w:delText>. F</w:delText>
        </w:r>
        <w:r w:rsidRPr="005317C3" w:rsidDel="00C12377">
          <w:rPr>
            <w:rFonts w:eastAsia="Times New Roman"/>
            <w:color w:val="000000"/>
            <w:highlight w:val="yellow"/>
          </w:rPr>
          <w:delText xml:space="preserve">or each </w:delText>
        </w:r>
        <w:r w:rsidDel="00C12377">
          <w:rPr>
            <w:rFonts w:eastAsia="Times New Roman"/>
            <w:color w:val="000000"/>
            <w:highlight w:val="yellow"/>
          </w:rPr>
          <w:delText xml:space="preserve">additional </w:delText>
        </w:r>
        <w:r w:rsidRPr="005317C3" w:rsidDel="00C12377">
          <w:rPr>
            <w:rFonts w:eastAsia="Times New Roman"/>
            <w:color w:val="000000"/>
            <w:highlight w:val="yellow"/>
          </w:rPr>
          <w:delText>year</w:delText>
        </w:r>
        <w:r w:rsidDel="00C12377">
          <w:rPr>
            <w:rFonts w:eastAsia="Times New Roman"/>
            <w:color w:val="000000"/>
            <w:highlight w:val="yellow"/>
          </w:rPr>
          <w:delText xml:space="preserve"> of age,</w:delText>
        </w:r>
        <w:r w:rsidRPr="005317C3" w:rsidDel="00C12377">
          <w:rPr>
            <w:rFonts w:eastAsia="Times New Roman"/>
            <w:color w:val="000000"/>
            <w:highlight w:val="yellow"/>
          </w:rPr>
          <w:delText xml:space="preserve"> adolescents slept </w:delText>
        </w:r>
        <w:r w:rsidDel="00C12377">
          <w:rPr>
            <w:rFonts w:eastAsia="Times New Roman"/>
            <w:color w:val="000000"/>
            <w:highlight w:val="yellow"/>
          </w:rPr>
          <w:delText xml:space="preserve">approximately 5 </w:delText>
        </w:r>
        <w:r w:rsidRPr="005317C3" w:rsidDel="00C12377">
          <w:rPr>
            <w:rFonts w:eastAsia="Times New Roman"/>
            <w:color w:val="000000"/>
            <w:highlight w:val="yellow"/>
          </w:rPr>
          <w:delText>minutes less</w:delText>
        </w:r>
        <w:r w:rsidDel="00C12377">
          <w:rPr>
            <w:rFonts w:eastAsia="Times New Roman"/>
            <w:color w:val="000000"/>
            <w:highlight w:val="yellow"/>
          </w:rPr>
          <w:delText xml:space="preserve"> on average</w:delText>
        </w:r>
        <w:r w:rsidRPr="005317C3" w:rsidDel="00C12377">
          <w:rPr>
            <w:rFonts w:eastAsia="Times New Roman"/>
            <w:color w:val="000000"/>
            <w:highlight w:val="yellow"/>
          </w:rPr>
          <w:delText xml:space="preserve"> (</w:delText>
        </w:r>
        <w:r w:rsidDel="00C12377">
          <w:rPr>
            <w:rFonts w:eastAsia="Times New Roman"/>
            <w:color w:val="000000"/>
            <w:highlight w:val="yellow"/>
          </w:rPr>
          <w:delText xml:space="preserve">GREG </w:delText>
        </w:r>
        <w:r w:rsidRPr="005317C3" w:rsidDel="00C12377">
          <w:rPr>
            <w:rFonts w:eastAsia="Times New Roman"/>
            <w:color w:val="000000"/>
            <w:highlight w:val="yellow"/>
          </w:rPr>
          <w:delText>ADD STATS)</w:delText>
        </w:r>
        <w:r w:rsidDel="00C12377">
          <w:rPr>
            <w:rFonts w:eastAsia="Times New Roman"/>
            <w:color w:val="000000"/>
            <w:highlight w:val="yellow"/>
          </w:rPr>
          <w:delText>. M</w:delText>
        </w:r>
        <w:r w:rsidRPr="005317C3" w:rsidDel="00C12377">
          <w:rPr>
            <w:rFonts w:eastAsia="Times New Roman"/>
            <w:color w:val="000000"/>
            <w:highlight w:val="yellow"/>
          </w:rPr>
          <w:delText xml:space="preserve">ales slept </w:delText>
        </w:r>
        <w:r w:rsidDel="00C12377">
          <w:rPr>
            <w:rFonts w:eastAsia="Times New Roman"/>
            <w:color w:val="000000"/>
            <w:highlight w:val="yellow"/>
          </w:rPr>
          <w:delText xml:space="preserve">32-37 minutes </w:delText>
        </w:r>
        <w:r w:rsidRPr="005317C3" w:rsidDel="00C12377">
          <w:rPr>
            <w:rFonts w:eastAsia="Times New Roman"/>
            <w:color w:val="000000"/>
            <w:highlight w:val="yellow"/>
          </w:rPr>
          <w:delText>less than females (</w:delText>
        </w:r>
        <w:r w:rsidDel="00C12377">
          <w:rPr>
            <w:rFonts w:eastAsia="Times New Roman"/>
            <w:color w:val="000000"/>
            <w:highlight w:val="yellow"/>
          </w:rPr>
          <w:delText xml:space="preserve">GREG </w:delText>
        </w:r>
        <w:r w:rsidRPr="005317C3" w:rsidDel="00C12377">
          <w:rPr>
            <w:rFonts w:eastAsia="Times New Roman"/>
            <w:color w:val="000000"/>
            <w:highlight w:val="yellow"/>
          </w:rPr>
          <w:delText>ADD STATS)</w:delText>
        </w:r>
        <w:r w:rsidDel="00C12377">
          <w:rPr>
            <w:rFonts w:eastAsia="Times New Roman"/>
            <w:color w:val="000000"/>
            <w:highlight w:val="yellow"/>
          </w:rPr>
          <w:delText xml:space="preserve"> </w:delText>
        </w:r>
        <w:r w:rsidRPr="005317C3" w:rsidDel="00C12377">
          <w:rPr>
            <w:rFonts w:eastAsia="Times New Roman"/>
            <w:color w:val="000000"/>
            <w:highlight w:val="yellow"/>
          </w:rPr>
          <w:delText xml:space="preserve">and participants slept </w:delText>
        </w:r>
        <w:r w:rsidDel="00C12377">
          <w:rPr>
            <w:rFonts w:eastAsia="Times New Roman"/>
            <w:color w:val="000000"/>
            <w:highlight w:val="yellow"/>
          </w:rPr>
          <w:delText xml:space="preserve">34- </w:delText>
        </w:r>
        <w:r w:rsidRPr="005317C3" w:rsidDel="00C12377">
          <w:rPr>
            <w:rFonts w:eastAsia="Times New Roman"/>
            <w:color w:val="000000"/>
            <w:highlight w:val="yellow"/>
          </w:rPr>
          <w:delText>36 minutes longer on weekends (</w:delText>
        </w:r>
        <w:r w:rsidDel="00C12377">
          <w:rPr>
            <w:rFonts w:eastAsia="Times New Roman"/>
            <w:color w:val="000000"/>
            <w:highlight w:val="yellow"/>
          </w:rPr>
          <w:delText xml:space="preserve">GREG </w:delText>
        </w:r>
        <w:r w:rsidRPr="005317C3" w:rsidDel="00C12377">
          <w:rPr>
            <w:rFonts w:eastAsia="Times New Roman"/>
            <w:color w:val="000000"/>
            <w:highlight w:val="yellow"/>
          </w:rPr>
          <w:delText xml:space="preserve">ADD STATS), however, </w:delText>
        </w:r>
        <w:r w:rsidDel="00C12377">
          <w:rPr>
            <w:rFonts w:eastAsia="Times New Roman"/>
            <w:color w:val="000000"/>
            <w:highlight w:val="yellow"/>
          </w:rPr>
          <w:delText xml:space="preserve">neither the caregiver perceptions nor any </w:delText>
        </w:r>
        <w:r w:rsidRPr="005317C3" w:rsidDel="00C12377">
          <w:rPr>
            <w:rFonts w:eastAsia="Times New Roman"/>
            <w:color w:val="000000"/>
            <w:highlight w:val="yellow"/>
          </w:rPr>
          <w:delText>of the COI variables accounted for variability in sleep duration</w:delText>
        </w:r>
        <w:r w:rsidDel="00C12377">
          <w:rPr>
            <w:rFonts w:eastAsia="Times New Roman"/>
            <w:color w:val="000000"/>
            <w:highlight w:val="yellow"/>
          </w:rPr>
          <w:delText xml:space="preserve">. </w:delText>
        </w:r>
      </w:del>
    </w:p>
    <w:p w14:paraId="23F74FEC" w14:textId="1BC6CDFD" w:rsidR="00F03D9F" w:rsidDel="00FE080E" w:rsidRDefault="00F03D9F" w:rsidP="00FE080E">
      <w:pPr>
        <w:spacing w:line="480" w:lineRule="auto"/>
        <w:rPr>
          <w:del w:id="202" w:author="Matthews, Gregory" w:date="2025-03-23T20:11:00Z" w16du:dateUtc="2025-03-24T01:11:00Z"/>
          <w:rFonts w:eastAsia="Times New Roman"/>
          <w:color w:val="000000"/>
          <w:highlight w:val="yellow"/>
        </w:rPr>
      </w:pPr>
      <w:r w:rsidRPr="005317C3">
        <w:rPr>
          <w:rFonts w:eastAsia="Times New Roman"/>
          <w:color w:val="000000"/>
          <w:highlight w:val="yellow"/>
        </w:rPr>
        <w:t xml:space="preserve">For </w:t>
      </w:r>
      <w:r>
        <w:rPr>
          <w:rFonts w:eastAsia="Times New Roman"/>
          <w:color w:val="000000"/>
          <w:highlight w:val="yellow"/>
        </w:rPr>
        <w:t xml:space="preserve">all four models examining percent time asleep, </w:t>
      </w:r>
      <w:ins w:id="203" w:author="Matthews, Gregory" w:date="2025-03-26T16:58:00Z" w16du:dateUtc="2025-03-26T21:58:00Z">
        <w:r w:rsidR="00781695">
          <w:rPr>
            <w:rFonts w:eastAsia="Times New Roman"/>
            <w:color w:val="000000"/>
            <w:highlight w:val="yellow"/>
          </w:rPr>
          <w:t xml:space="preserve">the </w:t>
        </w:r>
      </w:ins>
      <w:ins w:id="204" w:author="Matthews, Gregory" w:date="2025-03-26T16:59:00Z" w16du:dateUtc="2025-03-26T21:59:00Z">
        <w:r w:rsidR="00781695">
          <w:rPr>
            <w:rFonts w:eastAsia="Times New Roman"/>
            <w:color w:val="000000"/>
            <w:highlight w:val="yellow"/>
          </w:rPr>
          <w:t xml:space="preserve">variables </w:t>
        </w:r>
      </w:ins>
      <w:r>
        <w:rPr>
          <w:rFonts w:eastAsia="Times New Roman"/>
          <w:color w:val="000000"/>
          <w:highlight w:val="yellow"/>
        </w:rPr>
        <w:t>age, sex</w:t>
      </w:r>
      <w:ins w:id="205" w:author="Matthews, Gregory" w:date="2025-03-26T15:45:00Z" w16du:dateUtc="2025-03-26T20:45:00Z">
        <w:r w:rsidR="00AA3747">
          <w:rPr>
            <w:rFonts w:eastAsia="Times New Roman"/>
            <w:color w:val="000000"/>
            <w:highlight w:val="yellow"/>
          </w:rPr>
          <w:t>,</w:t>
        </w:r>
      </w:ins>
      <w:r>
        <w:rPr>
          <w:rFonts w:eastAsia="Times New Roman"/>
          <w:color w:val="000000"/>
          <w:highlight w:val="yellow"/>
        </w:rPr>
        <w:t xml:space="preserve"> and income were significantly associated with more efficient sleep</w:t>
      </w:r>
      <w:ins w:id="206" w:author="Matthews, Gregory" w:date="2025-03-23T20:01:00Z" w16du:dateUtc="2025-03-24T01:01:00Z">
        <w:r w:rsidR="006A410F">
          <w:rPr>
            <w:rFonts w:eastAsia="Times New Roman"/>
            <w:color w:val="000000"/>
            <w:highlight w:val="yellow"/>
          </w:rPr>
          <w:t>.  Again</w:t>
        </w:r>
      </w:ins>
      <w:ins w:id="207" w:author="Matthews, Gregory" w:date="2025-03-26T15:45:00Z" w16du:dateUtc="2025-03-26T20:45:00Z">
        <w:r w:rsidR="00AA3747">
          <w:rPr>
            <w:rFonts w:eastAsia="Times New Roman"/>
            <w:color w:val="000000"/>
            <w:highlight w:val="yellow"/>
          </w:rPr>
          <w:t xml:space="preserve">, </w:t>
        </w:r>
      </w:ins>
      <w:ins w:id="208" w:author="Matthews, Gregory" w:date="2025-03-23T20:01:00Z" w16du:dateUtc="2025-03-24T01:01:00Z">
        <w:r w:rsidR="006A410F">
          <w:rPr>
            <w:rFonts w:eastAsia="Times New Roman"/>
            <w:color w:val="000000"/>
            <w:highlight w:val="yellow"/>
          </w:rPr>
          <w:t>based on Model 1 results for s</w:t>
        </w:r>
      </w:ins>
      <w:ins w:id="209" w:author="Matthews, Gregory" w:date="2025-03-23T20:02:00Z" w16du:dateUtc="2025-03-24T01:02:00Z">
        <w:r w:rsidR="006A410F">
          <w:rPr>
            <w:rFonts w:eastAsia="Times New Roman"/>
            <w:color w:val="000000"/>
            <w:highlight w:val="yellow"/>
          </w:rPr>
          <w:t>leep efficiency, males had a 2.3% lower sleep efficiency</w:t>
        </w:r>
      </w:ins>
      <w:ins w:id="210" w:author="Matthews, Gregory" w:date="2025-03-23T20:03:00Z" w16du:dateUtc="2025-03-24T01:03:00Z">
        <w:r w:rsidR="003B0961">
          <w:rPr>
            <w:rFonts w:eastAsia="Times New Roman"/>
            <w:color w:val="000000"/>
            <w:highlight w:val="yellow"/>
          </w:rPr>
          <w:t xml:space="preserve"> (95% CI: 3.9%, 0.69%)</w:t>
        </w:r>
      </w:ins>
      <w:ins w:id="211" w:author="Matthews, Gregory" w:date="2025-03-23T20:02:00Z" w16du:dateUtc="2025-03-24T01:02:00Z">
        <w:r w:rsidR="006A410F">
          <w:rPr>
            <w:rFonts w:eastAsia="Times New Roman"/>
            <w:color w:val="000000"/>
            <w:highlight w:val="yellow"/>
          </w:rPr>
          <w:t xml:space="preserve"> on average relative to females. </w:t>
        </w:r>
      </w:ins>
      <w:ins w:id="212" w:author="Matthews, Gregory" w:date="2025-03-23T20:03:00Z" w16du:dateUtc="2025-03-24T01:03:00Z">
        <w:r w:rsidR="003B0961">
          <w:rPr>
            <w:rFonts w:eastAsia="Times New Roman"/>
            <w:color w:val="000000"/>
            <w:highlight w:val="yellow"/>
          </w:rPr>
          <w:t xml:space="preserve">Age was also significantly associated with lower sleep efficiency with each additional year of </w:t>
        </w:r>
      </w:ins>
      <w:ins w:id="213" w:author="Matthews, Gregory" w:date="2025-03-23T20:04:00Z" w16du:dateUtc="2025-03-24T01:04:00Z">
        <w:r w:rsidR="003B0961">
          <w:rPr>
            <w:rFonts w:eastAsia="Times New Roman"/>
            <w:color w:val="000000"/>
            <w:highlight w:val="yellow"/>
          </w:rPr>
          <w:t>age lowering sleep efficiency by an average of 0.77%</w:t>
        </w:r>
      </w:ins>
      <w:del w:id="214" w:author="Matthews, Gregory" w:date="2025-03-23T20:02:00Z" w16du:dateUtc="2025-03-24T01:02:00Z">
        <w:r w:rsidDel="006A410F">
          <w:rPr>
            <w:rFonts w:eastAsia="Times New Roman"/>
            <w:color w:val="000000"/>
            <w:highlight w:val="yellow"/>
          </w:rPr>
          <w:delText xml:space="preserve"> </w:delText>
        </w:r>
      </w:del>
      <w:ins w:id="215" w:author="Matthews, Gregory" w:date="2025-03-23T20:04:00Z" w16du:dateUtc="2025-03-24T01:04:00Z">
        <w:r w:rsidR="003B0961">
          <w:rPr>
            <w:rFonts w:eastAsia="Times New Roman"/>
            <w:color w:val="000000"/>
            <w:highlight w:val="yellow"/>
          </w:rPr>
          <w:t xml:space="preserve"> on average (95% CI: 1.27%, 0.28%).  We also f</w:t>
        </w:r>
      </w:ins>
      <w:ins w:id="216" w:author="Matthews, Gregory" w:date="2025-03-26T15:45:00Z" w16du:dateUtc="2025-03-26T20:45:00Z">
        <w:r w:rsidR="00AA3747">
          <w:rPr>
            <w:rFonts w:eastAsia="Times New Roman"/>
            <w:color w:val="000000"/>
            <w:highlight w:val="yellow"/>
          </w:rPr>
          <w:t>ou</w:t>
        </w:r>
      </w:ins>
      <w:ins w:id="217" w:author="Matthews, Gregory" w:date="2025-03-23T20:04:00Z" w16du:dateUtc="2025-03-24T01:04:00Z">
        <w:r w:rsidR="003B0961">
          <w:rPr>
            <w:rFonts w:eastAsia="Times New Roman"/>
            <w:color w:val="000000"/>
            <w:highlight w:val="yellow"/>
          </w:rPr>
          <w:t>nd that income</w:t>
        </w:r>
      </w:ins>
      <w:ins w:id="218" w:author="Matthews, Gregory" w:date="2025-03-23T20:05:00Z" w16du:dateUtc="2025-03-24T01:05:00Z">
        <w:r w:rsidR="003B0961">
          <w:rPr>
            <w:rFonts w:eastAsia="Times New Roman"/>
            <w:color w:val="000000"/>
            <w:highlight w:val="yellow"/>
          </w:rPr>
          <w:t xml:space="preserve"> has a positive relationship on sleep efficiency with each additional $10,000 in income corresponding to an average increase in efficiency </w:t>
        </w:r>
        <w:proofErr w:type="gramStart"/>
        <w:r w:rsidR="003B0961">
          <w:rPr>
            <w:rFonts w:eastAsia="Times New Roman"/>
            <w:color w:val="000000"/>
            <w:highlight w:val="yellow"/>
          </w:rPr>
          <w:t xml:space="preserve">of </w:t>
        </w:r>
      </w:ins>
      <w:ins w:id="219" w:author="Matthews, Gregory" w:date="2025-03-23T20:04:00Z" w16du:dateUtc="2025-03-24T01:04:00Z">
        <w:r w:rsidR="003B0961">
          <w:rPr>
            <w:rFonts w:eastAsia="Times New Roman"/>
            <w:color w:val="000000"/>
            <w:highlight w:val="yellow"/>
          </w:rPr>
          <w:t xml:space="preserve"> </w:t>
        </w:r>
      </w:ins>
      <w:ins w:id="220" w:author="Matthews, Gregory" w:date="2025-03-23T20:05:00Z" w16du:dateUtc="2025-03-24T01:05:00Z">
        <w:r w:rsidR="003B0961">
          <w:rPr>
            <w:rFonts w:eastAsia="Times New Roman"/>
            <w:color w:val="000000"/>
            <w:highlight w:val="yellow"/>
          </w:rPr>
          <w:t>0.40</w:t>
        </w:r>
        <w:proofErr w:type="gramEnd"/>
        <w:r w:rsidR="003B0961">
          <w:rPr>
            <w:rFonts w:eastAsia="Times New Roman"/>
            <w:color w:val="000000"/>
            <w:highlight w:val="yellow"/>
          </w:rPr>
          <w:t>% (95% CI: 0.14%, 0.66%)</w:t>
        </w:r>
      </w:ins>
      <w:ins w:id="221" w:author="Matthews, Gregory" w:date="2025-03-23T20:06:00Z" w16du:dateUtc="2025-03-24T01:06:00Z">
        <w:r w:rsidR="00FE080E">
          <w:rPr>
            <w:rFonts w:eastAsia="Times New Roman"/>
            <w:color w:val="000000"/>
            <w:highlight w:val="yellow"/>
          </w:rPr>
          <w:t xml:space="preserve">.  </w:t>
        </w:r>
        <w:r w:rsidR="00FE080E" w:rsidRPr="005317C3">
          <w:rPr>
            <w:rFonts w:eastAsia="Times New Roman"/>
            <w:color w:val="000000"/>
            <w:highlight w:val="yellow"/>
          </w:rPr>
          <w:t>In addition, several subdomains from the COI 3.0 were significantly associated with</w:t>
        </w:r>
        <w:r w:rsidR="00FE080E">
          <w:rPr>
            <w:rFonts w:eastAsia="Times New Roman"/>
            <w:color w:val="000000"/>
            <w:highlight w:val="yellow"/>
          </w:rPr>
          <w:t xml:space="preserve"> percent time asleep (see Table 3)</w:t>
        </w:r>
        <w:r w:rsidR="00FE080E" w:rsidRPr="005317C3">
          <w:rPr>
            <w:rFonts w:eastAsia="Times New Roman"/>
            <w:color w:val="000000"/>
            <w:highlight w:val="yellow"/>
          </w:rPr>
          <w:t xml:space="preserve">. A 1-SD decrease in air pollution was associated with a 9% increase in </w:t>
        </w:r>
        <w:r w:rsidR="00FE080E">
          <w:rPr>
            <w:rFonts w:eastAsia="Times New Roman"/>
            <w:color w:val="000000"/>
            <w:highlight w:val="yellow"/>
          </w:rPr>
          <w:t>percent time asleep</w:t>
        </w:r>
      </w:ins>
      <w:ins w:id="222" w:author="Matthews, Gregory" w:date="2025-03-23T20:09:00Z" w16du:dateUtc="2025-03-24T01:09:00Z">
        <w:r w:rsidR="00FE080E">
          <w:rPr>
            <w:rFonts w:eastAsia="Times New Roman"/>
            <w:color w:val="000000"/>
            <w:highlight w:val="yellow"/>
          </w:rPr>
          <w:t xml:space="preserve"> on average</w:t>
        </w:r>
      </w:ins>
      <w:ins w:id="223" w:author="Matthews, Gregory" w:date="2025-03-23T20:10:00Z" w16du:dateUtc="2025-03-24T01:10:00Z">
        <w:r w:rsidR="00FE080E">
          <w:rPr>
            <w:rFonts w:eastAsia="Times New Roman"/>
            <w:color w:val="000000"/>
            <w:highlight w:val="yellow"/>
          </w:rPr>
          <w:t xml:space="preserve"> (95% CI: 2.42%, 16.2%)</w:t>
        </w:r>
      </w:ins>
      <w:ins w:id="224" w:author="Matthews, Gregory" w:date="2025-03-23T20:06:00Z" w16du:dateUtc="2025-03-24T01:06:00Z">
        <w:r w:rsidR="00FE080E">
          <w:rPr>
            <w:rFonts w:eastAsia="Times New Roman"/>
            <w:color w:val="000000"/>
            <w:highlight w:val="yellow"/>
          </w:rPr>
          <w:t xml:space="preserve">. A </w:t>
        </w:r>
        <w:r w:rsidR="00FE080E" w:rsidRPr="005317C3">
          <w:rPr>
            <w:rFonts w:eastAsia="Times New Roman"/>
            <w:color w:val="000000"/>
            <w:highlight w:val="yellow"/>
          </w:rPr>
          <w:t>1-</w:t>
        </w:r>
        <w:r w:rsidR="00FE080E" w:rsidRPr="005317C3">
          <w:rPr>
            <w:rFonts w:eastAsia="Times New Roman"/>
            <w:color w:val="000000"/>
            <w:highlight w:val="yellow"/>
          </w:rPr>
          <w:lastRenderedPageBreak/>
          <w:t>SD increase in neighborhood housing resources was associated with a 2.</w:t>
        </w:r>
      </w:ins>
      <w:ins w:id="225" w:author="Matthews, Gregory" w:date="2025-03-23T20:10:00Z" w16du:dateUtc="2025-03-24T01:10:00Z">
        <w:r w:rsidR="00FE080E">
          <w:rPr>
            <w:rFonts w:eastAsia="Times New Roman"/>
            <w:color w:val="000000"/>
            <w:highlight w:val="yellow"/>
          </w:rPr>
          <w:t>7</w:t>
        </w:r>
      </w:ins>
      <w:ins w:id="226" w:author="Matthews, Gregory" w:date="2025-03-23T20:06:00Z" w16du:dateUtc="2025-03-24T01:06:00Z">
        <w:r w:rsidR="00FE080E" w:rsidRPr="005317C3">
          <w:rPr>
            <w:rFonts w:eastAsia="Times New Roman"/>
            <w:color w:val="000000"/>
            <w:highlight w:val="yellow"/>
          </w:rPr>
          <w:t>8% increase in sleep efficiency</w:t>
        </w:r>
      </w:ins>
      <w:ins w:id="227" w:author="Matthews, Gregory" w:date="2025-03-23T20:10:00Z" w16du:dateUtc="2025-03-24T01:10:00Z">
        <w:r w:rsidR="00FE080E">
          <w:rPr>
            <w:rFonts w:eastAsia="Times New Roman"/>
            <w:color w:val="000000"/>
            <w:highlight w:val="yellow"/>
          </w:rPr>
          <w:t xml:space="preserve"> on average (95% CI: </w:t>
        </w:r>
      </w:ins>
      <w:ins w:id="228" w:author="Matthews, Gregory" w:date="2025-03-23T20:11:00Z" w16du:dateUtc="2025-03-24T01:11:00Z">
        <w:r w:rsidR="00FE080E">
          <w:rPr>
            <w:rFonts w:eastAsia="Times New Roman"/>
            <w:color w:val="000000"/>
            <w:highlight w:val="yellow"/>
          </w:rPr>
          <w:t>0.59%, 4.97%</w:t>
        </w:r>
      </w:ins>
      <w:ins w:id="229" w:author="Matthews, Gregory" w:date="2025-03-23T20:10:00Z" w16du:dateUtc="2025-03-24T01:10:00Z">
        <w:r w:rsidR="00FE080E">
          <w:rPr>
            <w:rFonts w:eastAsia="Times New Roman"/>
            <w:color w:val="000000"/>
            <w:highlight w:val="yellow"/>
          </w:rPr>
          <w:t>)</w:t>
        </w:r>
      </w:ins>
      <w:ins w:id="230" w:author="Matthews, Gregory" w:date="2025-03-23T20:11:00Z" w16du:dateUtc="2025-03-24T01:11:00Z">
        <w:r w:rsidR="00FE080E">
          <w:rPr>
            <w:rFonts w:eastAsia="Times New Roman"/>
            <w:color w:val="000000"/>
            <w:highlight w:val="yellow"/>
          </w:rPr>
          <w:t xml:space="preserve">.  </w:t>
        </w:r>
      </w:ins>
      <w:ins w:id="231" w:author="Matthews, Gregory" w:date="2025-03-23T20:31:00Z" w16du:dateUtc="2025-03-24T01:31:00Z">
        <w:r w:rsidR="0021148B">
          <w:rPr>
            <w:rFonts w:eastAsia="Times New Roman"/>
            <w:color w:val="000000"/>
            <w:highlight w:val="yellow"/>
          </w:rPr>
          <w:t xml:space="preserve">Note that neither of these findings are significant with a Bonferroni </w:t>
        </w:r>
      </w:ins>
      <w:ins w:id="232" w:author="Matthews, Gregory" w:date="2025-03-23T20:32:00Z" w16du:dateUtc="2025-03-24T01:32:00Z">
        <w:r w:rsidR="0021148B">
          <w:rPr>
            <w:rFonts w:eastAsia="Times New Roman"/>
            <w:color w:val="000000"/>
            <w:highlight w:val="yellow"/>
          </w:rPr>
          <w:t xml:space="preserve">correction.  </w:t>
        </w:r>
      </w:ins>
      <w:ins w:id="233" w:author="Matthews, Gregory" w:date="2025-03-23T20:22:00Z" w16du:dateUtc="2025-03-24T01:22:00Z">
        <w:r w:rsidR="009F3A46">
          <w:rPr>
            <w:rFonts w:eastAsia="Times New Roman"/>
            <w:color w:val="000000"/>
            <w:highlight w:val="yellow"/>
          </w:rPr>
          <w:t>(Note: I did</w:t>
        </w:r>
      </w:ins>
      <w:ins w:id="234" w:author="Matthews, Gregory" w:date="2025-03-23T20:23:00Z" w16du:dateUtc="2025-03-24T01:23:00Z">
        <w:r w:rsidR="009F3A46">
          <w:rPr>
            <w:rFonts w:eastAsia="Times New Roman"/>
            <w:color w:val="000000"/>
            <w:highlight w:val="yellow"/>
          </w:rPr>
          <w:t>n’t realize that this was a percentage.  A reviewer might push back on how we modeled this.)</w:t>
        </w:r>
      </w:ins>
      <w:del w:id="235" w:author="Matthews, Gregory" w:date="2025-03-23T20:11:00Z" w16du:dateUtc="2025-03-24T01:11:00Z">
        <w:r w:rsidDel="00FE080E">
          <w:rPr>
            <w:rFonts w:eastAsia="Times New Roman"/>
            <w:color w:val="000000"/>
            <w:highlight w:val="yellow"/>
          </w:rPr>
          <w:delText>(GREG ADD STATS). F</w:delText>
        </w:r>
        <w:r w:rsidRPr="005317C3" w:rsidDel="00FE080E">
          <w:rPr>
            <w:rFonts w:eastAsia="Times New Roman"/>
            <w:color w:val="000000"/>
            <w:highlight w:val="yellow"/>
          </w:rPr>
          <w:delText xml:space="preserve">or each </w:delText>
        </w:r>
        <w:r w:rsidDel="00FE080E">
          <w:rPr>
            <w:rFonts w:eastAsia="Times New Roman"/>
            <w:color w:val="000000"/>
            <w:highlight w:val="yellow"/>
          </w:rPr>
          <w:delText xml:space="preserve">additional </w:delText>
        </w:r>
        <w:r w:rsidRPr="005317C3" w:rsidDel="00FE080E">
          <w:rPr>
            <w:rFonts w:eastAsia="Times New Roman"/>
            <w:color w:val="000000"/>
            <w:highlight w:val="yellow"/>
          </w:rPr>
          <w:delText>year</w:delText>
        </w:r>
        <w:r w:rsidDel="00FE080E">
          <w:rPr>
            <w:rFonts w:eastAsia="Times New Roman"/>
            <w:color w:val="000000"/>
            <w:highlight w:val="yellow"/>
          </w:rPr>
          <w:delText xml:space="preserve"> of age,</w:delText>
        </w:r>
        <w:r w:rsidRPr="005317C3" w:rsidDel="00FE080E">
          <w:rPr>
            <w:rFonts w:eastAsia="Times New Roman"/>
            <w:color w:val="000000"/>
            <w:highlight w:val="yellow"/>
          </w:rPr>
          <w:delText xml:space="preserve"> </w:delText>
        </w:r>
        <w:r w:rsidDel="00FE080E">
          <w:rPr>
            <w:rFonts w:eastAsia="Times New Roman"/>
            <w:color w:val="000000"/>
            <w:highlight w:val="yellow"/>
          </w:rPr>
          <w:delText>percent time asleep dropped by .8 to .9 (GREG ADD STATS). M</w:delText>
        </w:r>
        <w:r w:rsidRPr="005317C3" w:rsidDel="00FE080E">
          <w:rPr>
            <w:rFonts w:eastAsia="Times New Roman"/>
            <w:color w:val="000000"/>
            <w:highlight w:val="yellow"/>
          </w:rPr>
          <w:delText xml:space="preserve">ales </w:delText>
        </w:r>
        <w:r w:rsidDel="00FE080E">
          <w:rPr>
            <w:rFonts w:eastAsia="Times New Roman"/>
            <w:color w:val="000000"/>
            <w:highlight w:val="yellow"/>
          </w:rPr>
          <w:delText xml:space="preserve">had approximately 2% less time asleep than females </w:delText>
        </w:r>
        <w:r w:rsidRPr="005317C3" w:rsidDel="00FE080E">
          <w:rPr>
            <w:rFonts w:eastAsia="Times New Roman"/>
            <w:color w:val="000000"/>
            <w:highlight w:val="yellow"/>
          </w:rPr>
          <w:delText>(</w:delText>
        </w:r>
        <w:r w:rsidDel="00FE080E">
          <w:rPr>
            <w:rFonts w:eastAsia="Times New Roman"/>
            <w:color w:val="000000"/>
            <w:highlight w:val="yellow"/>
          </w:rPr>
          <w:delText xml:space="preserve">GREG </w:delText>
        </w:r>
        <w:r w:rsidRPr="005317C3" w:rsidDel="00FE080E">
          <w:rPr>
            <w:rFonts w:eastAsia="Times New Roman"/>
            <w:color w:val="000000"/>
            <w:highlight w:val="yellow"/>
          </w:rPr>
          <w:delText>ADD STATS)</w:delText>
        </w:r>
        <w:r w:rsidDel="00FE080E">
          <w:rPr>
            <w:rFonts w:eastAsia="Times New Roman"/>
            <w:color w:val="000000"/>
            <w:highlight w:val="yellow"/>
          </w:rPr>
          <w:delText xml:space="preserve">, for every $10,000 more in household income, </w:delText>
        </w:r>
        <w:r w:rsidRPr="005317C3" w:rsidDel="00FE080E">
          <w:rPr>
            <w:rFonts w:eastAsia="Times New Roman"/>
            <w:color w:val="000000"/>
            <w:highlight w:val="yellow"/>
          </w:rPr>
          <w:delText xml:space="preserve">participants </w:delText>
        </w:r>
        <w:r w:rsidDel="00FE080E">
          <w:rPr>
            <w:rFonts w:eastAsia="Times New Roman"/>
            <w:color w:val="000000"/>
            <w:highlight w:val="yellow"/>
          </w:rPr>
          <w:delText xml:space="preserve">percent time asleep increased approximately .4% (GREG ADD STATS). </w:delText>
        </w:r>
        <w:r w:rsidRPr="005317C3" w:rsidDel="00FE080E">
          <w:rPr>
            <w:rFonts w:eastAsia="Times New Roman"/>
            <w:color w:val="000000"/>
            <w:highlight w:val="yellow"/>
          </w:rPr>
          <w:delText>In addition, several subdomains from the COI 3.0 were significantly associated with</w:delText>
        </w:r>
        <w:r w:rsidDel="00FE080E">
          <w:rPr>
            <w:rFonts w:eastAsia="Times New Roman"/>
            <w:color w:val="000000"/>
            <w:highlight w:val="yellow"/>
          </w:rPr>
          <w:delText xml:space="preserve"> percent time asleep (see Table 3)</w:delText>
        </w:r>
        <w:r w:rsidRPr="005317C3" w:rsidDel="00FE080E">
          <w:rPr>
            <w:rFonts w:eastAsia="Times New Roman"/>
            <w:color w:val="000000"/>
            <w:highlight w:val="yellow"/>
          </w:rPr>
          <w:delText xml:space="preserve">. A 1-SD decrease in air pollution was associated with a 9% increase in </w:delText>
        </w:r>
        <w:r w:rsidDel="00FE080E">
          <w:rPr>
            <w:rFonts w:eastAsia="Times New Roman"/>
            <w:color w:val="000000"/>
            <w:highlight w:val="yellow"/>
          </w:rPr>
          <w:delText xml:space="preserve">percent time asleep. A </w:delText>
        </w:r>
        <w:r w:rsidRPr="005317C3" w:rsidDel="00FE080E">
          <w:rPr>
            <w:rFonts w:eastAsia="Times New Roman"/>
            <w:color w:val="000000"/>
            <w:highlight w:val="yellow"/>
          </w:rPr>
          <w:delText>1-SD increase in neighborhood housing resources was associated with a 2.8% increase in sleep efficiency</w:delText>
        </w:r>
      </w:del>
    </w:p>
    <w:p w14:paraId="2867A96A" w14:textId="14BE1037" w:rsidR="00FE080E" w:rsidRDefault="00FE080E" w:rsidP="00FE080E">
      <w:pPr>
        <w:spacing w:line="480" w:lineRule="auto"/>
        <w:ind w:firstLine="720"/>
        <w:rPr>
          <w:ins w:id="236" w:author="Matthews, Gregory" w:date="2025-03-23T20:11:00Z" w16du:dateUtc="2025-03-24T01:11:00Z"/>
          <w:rFonts w:eastAsia="Times New Roman"/>
          <w:color w:val="000000"/>
          <w:highlight w:val="yellow"/>
        </w:rPr>
      </w:pPr>
    </w:p>
    <w:p w14:paraId="04A03FE7" w14:textId="41F4EC61" w:rsidR="0021148B" w:rsidRDefault="00F03D9F" w:rsidP="000F2676">
      <w:pPr>
        <w:spacing w:line="480" w:lineRule="auto"/>
        <w:ind w:firstLine="720"/>
        <w:rPr>
          <w:ins w:id="237" w:author="Matthews, Gregory" w:date="2025-03-23T20:33:00Z" w16du:dateUtc="2025-03-24T01:33:00Z"/>
          <w:rFonts w:eastAsia="Times New Roman"/>
          <w:color w:val="000000"/>
          <w:highlight w:val="yellow"/>
        </w:rPr>
      </w:pPr>
      <w:r>
        <w:rPr>
          <w:rFonts w:eastAsia="Times New Roman"/>
          <w:color w:val="000000"/>
          <w:highlight w:val="yellow"/>
        </w:rPr>
        <w:t xml:space="preserve">For the four models examining </w:t>
      </w:r>
      <w:commentRangeStart w:id="238"/>
      <w:r>
        <w:rPr>
          <w:rFonts w:eastAsia="Times New Roman"/>
          <w:color w:val="000000"/>
          <w:highlight w:val="yellow"/>
        </w:rPr>
        <w:t>WASO</w:t>
      </w:r>
      <w:commentRangeEnd w:id="238"/>
      <w:r w:rsidR="00781695">
        <w:rPr>
          <w:rStyle w:val="CommentReference"/>
        </w:rPr>
        <w:commentReference w:id="238"/>
      </w:r>
      <w:ins w:id="239" w:author="Matthews, Gregory" w:date="2025-03-26T15:47:00Z" w16du:dateUtc="2025-03-26T20:47:00Z">
        <w:r w:rsidR="00AA3747">
          <w:rPr>
            <w:rFonts w:eastAsia="Times New Roman"/>
            <w:color w:val="000000"/>
            <w:highlight w:val="yellow"/>
          </w:rPr>
          <w:t>,</w:t>
        </w:r>
      </w:ins>
      <w:r>
        <w:rPr>
          <w:rFonts w:eastAsia="Times New Roman"/>
          <w:color w:val="000000"/>
          <w:highlight w:val="yellow"/>
        </w:rPr>
        <w:t xml:space="preserve"> </w:t>
      </w:r>
      <w:ins w:id="240" w:author="Matthews, Gregory" w:date="2025-03-23T20:12:00Z" w16du:dateUtc="2025-03-24T01:12:00Z">
        <w:r w:rsidR="00FE080E">
          <w:rPr>
            <w:rFonts w:eastAsia="Times New Roman"/>
            <w:color w:val="000000"/>
            <w:highlight w:val="yellow"/>
          </w:rPr>
          <w:t>a log transformation was used for the response variable</w:t>
        </w:r>
      </w:ins>
      <w:ins w:id="241" w:author="Matthews, Gregory" w:date="2025-03-23T20:13:00Z" w16du:dateUtc="2025-03-24T01:13:00Z">
        <w:r w:rsidR="009F3A46">
          <w:rPr>
            <w:rFonts w:eastAsia="Times New Roman"/>
            <w:color w:val="000000"/>
            <w:highlight w:val="yellow"/>
          </w:rPr>
          <w:t xml:space="preserve"> to better handle outliers in this variable</w:t>
        </w:r>
      </w:ins>
      <w:ins w:id="242" w:author="Matthews, Gregory" w:date="2025-03-26T15:48:00Z" w16du:dateUtc="2025-03-26T20:48:00Z">
        <w:r w:rsidR="00AA3747">
          <w:rPr>
            <w:rFonts w:ascii="Roboto" w:hAnsi="Roboto"/>
            <w:color w:val="CDCDCD"/>
            <w:shd w:val="clear" w:color="auto" w:fill="101218"/>
          </w:rPr>
          <w:t>—</w:t>
        </w:r>
      </w:ins>
      <w:ins w:id="243" w:author="Matthews, Gregory" w:date="2025-03-26T15:47:00Z" w16du:dateUtc="2025-03-26T20:47:00Z">
        <w:r w:rsidR="00AA3747">
          <w:rPr>
            <w:rFonts w:eastAsia="Times New Roman"/>
            <w:color w:val="000000"/>
            <w:highlight w:val="yellow"/>
          </w:rPr>
          <w:t>s</w:t>
        </w:r>
      </w:ins>
      <w:ins w:id="244" w:author="Matthews, Gregory" w:date="2025-03-23T20:14:00Z" w16du:dateUtc="2025-03-24T01:14:00Z">
        <w:r w:rsidR="009F3A46">
          <w:rPr>
            <w:rFonts w:eastAsia="Times New Roman"/>
            <w:color w:val="000000"/>
            <w:highlight w:val="yellow"/>
          </w:rPr>
          <w:t>pecifically we considered the log(awakening+1) to avoid taking the log of 0</w:t>
        </w:r>
      </w:ins>
      <w:ins w:id="245" w:author="Matthews, Gregory" w:date="2025-03-23T20:13:00Z" w16du:dateUtc="2025-03-24T01:13:00Z">
        <w:r w:rsidR="009F3A46">
          <w:rPr>
            <w:rFonts w:eastAsia="Times New Roman"/>
            <w:color w:val="000000"/>
            <w:highlight w:val="yellow"/>
          </w:rPr>
          <w:t xml:space="preserve">.  We find that income and weekend status were both significantly associated with </w:t>
        </w:r>
      </w:ins>
      <w:ins w:id="246" w:author="Matthews, Gregory" w:date="2025-03-26T14:19:00Z" w16du:dateUtc="2025-03-26T19:19:00Z">
        <w:r w:rsidR="003D58FF">
          <w:rPr>
            <w:rFonts w:eastAsia="Times New Roman"/>
            <w:color w:val="000000"/>
            <w:highlight w:val="yellow"/>
          </w:rPr>
          <w:t xml:space="preserve">WASO </w:t>
        </w:r>
      </w:ins>
      <w:ins w:id="247" w:author="Matthews, Gregory" w:date="2025-03-23T20:13:00Z" w16du:dateUtc="2025-03-24T01:13:00Z">
        <w:r w:rsidR="009F3A46">
          <w:rPr>
            <w:rFonts w:eastAsia="Times New Roman"/>
            <w:color w:val="000000"/>
            <w:highlight w:val="yellow"/>
          </w:rPr>
          <w:t>with each additio</w:t>
        </w:r>
      </w:ins>
      <w:ins w:id="248" w:author="Matthews, Gregory" w:date="2025-03-23T20:14:00Z" w16du:dateUtc="2025-03-24T01:14:00Z">
        <w:r w:rsidR="009F3A46">
          <w:rPr>
            <w:rFonts w:eastAsia="Times New Roman"/>
            <w:color w:val="000000"/>
            <w:highlight w:val="yellow"/>
          </w:rPr>
          <w:t>nal $10,000 of income related to a</w:t>
        </w:r>
      </w:ins>
      <w:ins w:id="249" w:author="Matthews, Gregory" w:date="2025-03-23T20:20:00Z" w16du:dateUtc="2025-03-24T01:20:00Z">
        <w:r w:rsidR="009F3A46">
          <w:rPr>
            <w:rFonts w:eastAsia="Times New Roman"/>
            <w:color w:val="000000"/>
            <w:highlight w:val="yellow"/>
          </w:rPr>
          <w:t xml:space="preserve"> 3.12% reduction in WASO on average (95% CI: </w:t>
        </w:r>
      </w:ins>
      <w:ins w:id="250" w:author="Matthews, Gregory" w:date="2025-03-23T20:21:00Z" w16du:dateUtc="2025-03-24T01:21:00Z">
        <w:r w:rsidR="009F3A46">
          <w:rPr>
            <w:rFonts w:eastAsia="Times New Roman"/>
            <w:color w:val="000000"/>
            <w:highlight w:val="yellow"/>
          </w:rPr>
          <w:t>1.14%, 5.</w:t>
        </w:r>
      </w:ins>
      <w:ins w:id="251" w:author="Matthews, Gregory" w:date="2025-03-23T20:22:00Z" w16du:dateUtc="2025-03-24T01:22:00Z">
        <w:r w:rsidR="009F3A46">
          <w:rPr>
            <w:rFonts w:eastAsia="Times New Roman"/>
            <w:color w:val="000000"/>
            <w:highlight w:val="yellow"/>
          </w:rPr>
          <w:t>08</w:t>
        </w:r>
      </w:ins>
      <w:ins w:id="252" w:author="Matthews, Gregory" w:date="2025-03-23T20:21:00Z" w16du:dateUtc="2025-03-24T01:21:00Z">
        <w:r w:rsidR="009F3A46">
          <w:rPr>
            <w:rFonts w:eastAsia="Times New Roman"/>
            <w:color w:val="000000"/>
            <w:highlight w:val="yellow"/>
          </w:rPr>
          <w:t>%</w:t>
        </w:r>
      </w:ins>
      <w:ins w:id="253" w:author="Matthews, Gregory" w:date="2025-03-23T20:20:00Z" w16du:dateUtc="2025-03-24T01:20:00Z">
        <w:r w:rsidR="009F3A46">
          <w:rPr>
            <w:rFonts w:eastAsia="Times New Roman"/>
            <w:color w:val="000000"/>
            <w:highlight w:val="yellow"/>
          </w:rPr>
          <w:t>)</w:t>
        </w:r>
      </w:ins>
      <w:ins w:id="254" w:author="Matthews, Gregory" w:date="2025-03-23T20:22:00Z" w16du:dateUtc="2025-03-24T01:22:00Z">
        <w:r w:rsidR="009F3A46">
          <w:rPr>
            <w:rFonts w:eastAsia="Times New Roman"/>
            <w:color w:val="000000"/>
            <w:highlight w:val="yellow"/>
          </w:rPr>
          <w:t xml:space="preserve">.  </w:t>
        </w:r>
      </w:ins>
      <w:ins w:id="255" w:author="Matthews, Gregory" w:date="2025-03-23T20:24:00Z" w16du:dateUtc="2025-03-24T01:24:00Z">
        <w:r w:rsidR="0021148B">
          <w:rPr>
            <w:rFonts w:eastAsia="Times New Roman"/>
            <w:color w:val="000000"/>
            <w:highlight w:val="yellow"/>
          </w:rPr>
          <w:t>On weekend</w:t>
        </w:r>
      </w:ins>
      <w:ins w:id="256" w:author="Matthews, Gregory" w:date="2025-03-26T14:20:00Z" w16du:dateUtc="2025-03-26T19:20:00Z">
        <w:r w:rsidR="003D58FF">
          <w:rPr>
            <w:rFonts w:eastAsia="Times New Roman"/>
            <w:color w:val="000000"/>
            <w:highlight w:val="yellow"/>
          </w:rPr>
          <w:t>s</w:t>
        </w:r>
      </w:ins>
      <w:ins w:id="257" w:author="Matthews, Gregory" w:date="2025-03-23T20:24:00Z" w16du:dateUtc="2025-03-24T01:24:00Z">
        <w:r w:rsidR="0021148B">
          <w:rPr>
            <w:rFonts w:eastAsia="Times New Roman"/>
            <w:color w:val="000000"/>
            <w:highlight w:val="yellow"/>
          </w:rPr>
          <w:t>, adolescents in this study were awake approximately 5.98% more minutes than on weeknights</w:t>
        </w:r>
      </w:ins>
      <w:ins w:id="258" w:author="Matthews, Gregory" w:date="2025-03-23T20:25:00Z" w16du:dateUtc="2025-03-24T01:25:00Z">
        <w:r w:rsidR="0021148B">
          <w:rPr>
            <w:rFonts w:eastAsia="Times New Roman"/>
            <w:color w:val="000000"/>
            <w:highlight w:val="yellow"/>
          </w:rPr>
          <w:t xml:space="preserve"> (95% CI: 0.26%, 12.42%).  </w:t>
        </w:r>
      </w:ins>
      <w:ins w:id="259" w:author="Matthews, Gregory" w:date="2025-03-23T20:31:00Z" w16du:dateUtc="2025-03-24T01:31:00Z">
        <w:r w:rsidR="0021148B">
          <w:rPr>
            <w:rFonts w:eastAsia="Times New Roman"/>
            <w:color w:val="000000"/>
            <w:highlight w:val="yellow"/>
          </w:rPr>
          <w:t xml:space="preserve">Caregiver perceptions of neighborhoods were unrelated to this index of sleep efficiency, but several of the </w:t>
        </w:r>
        <w:r w:rsidR="0021148B" w:rsidRPr="005317C3">
          <w:rPr>
            <w:rFonts w:eastAsia="Times New Roman"/>
            <w:color w:val="000000"/>
            <w:highlight w:val="yellow"/>
          </w:rPr>
          <w:t xml:space="preserve">COI </w:t>
        </w:r>
        <w:r w:rsidR="0021148B">
          <w:rPr>
            <w:rFonts w:eastAsia="Times New Roman"/>
            <w:color w:val="000000"/>
            <w:highlight w:val="yellow"/>
          </w:rPr>
          <w:t xml:space="preserve">subdomains </w:t>
        </w:r>
        <w:r w:rsidR="0021148B" w:rsidRPr="005317C3">
          <w:rPr>
            <w:rFonts w:eastAsia="Times New Roman"/>
            <w:color w:val="000000"/>
            <w:highlight w:val="yellow"/>
          </w:rPr>
          <w:t xml:space="preserve">variables accounted for variability </w:t>
        </w:r>
        <w:r w:rsidR="0021148B">
          <w:rPr>
            <w:rFonts w:eastAsia="Times New Roman"/>
            <w:color w:val="000000"/>
            <w:highlight w:val="yellow"/>
          </w:rPr>
          <w:t>in WASO (see Table 4). A</w:t>
        </w:r>
        <w:r w:rsidR="0021148B" w:rsidRPr="005317C3">
          <w:rPr>
            <w:rFonts w:eastAsia="Times New Roman"/>
            <w:color w:val="000000"/>
            <w:highlight w:val="yellow"/>
          </w:rPr>
          <w:t xml:space="preserve"> 1-SD decrease in air pollution was associated </w:t>
        </w:r>
      </w:ins>
      <w:ins w:id="260" w:author="Matthews, Gregory" w:date="2025-03-23T20:34:00Z" w16du:dateUtc="2025-03-24T01:34:00Z">
        <w:r w:rsidR="000F2676">
          <w:rPr>
            <w:rFonts w:eastAsia="Times New Roman"/>
            <w:color w:val="000000"/>
            <w:highlight w:val="yellow"/>
          </w:rPr>
          <w:t>with a 46.6% reduction in awakening minutes on average (95% CI: 8.</w:t>
        </w:r>
      </w:ins>
      <w:ins w:id="261" w:author="Matthews, Gregory" w:date="2025-03-23T20:35:00Z" w16du:dateUtc="2025-03-24T01:35:00Z">
        <w:r w:rsidR="000F2676">
          <w:rPr>
            <w:rFonts w:eastAsia="Times New Roman"/>
            <w:color w:val="000000"/>
            <w:highlight w:val="yellow"/>
          </w:rPr>
          <w:t>31%, 68.84%</w:t>
        </w:r>
      </w:ins>
      <w:ins w:id="262" w:author="Matthews, Gregory" w:date="2025-03-23T20:34:00Z" w16du:dateUtc="2025-03-24T01:34:00Z">
        <w:r w:rsidR="000F2676">
          <w:rPr>
            <w:rFonts w:eastAsia="Times New Roman"/>
            <w:color w:val="000000"/>
            <w:highlight w:val="yellow"/>
          </w:rPr>
          <w:t>)</w:t>
        </w:r>
      </w:ins>
      <w:ins w:id="263" w:author="Matthews, Gregory" w:date="2025-03-23T20:31:00Z" w16du:dateUtc="2025-03-24T01:31:00Z">
        <w:r w:rsidR="0021148B" w:rsidRPr="005317C3">
          <w:rPr>
            <w:rFonts w:eastAsia="Times New Roman"/>
            <w:color w:val="000000"/>
            <w:highlight w:val="yellow"/>
          </w:rPr>
          <w:t xml:space="preserve">.  </w:t>
        </w:r>
        <w:r w:rsidR="0021148B">
          <w:rPr>
            <w:rFonts w:eastAsia="Times New Roman"/>
            <w:color w:val="000000"/>
            <w:highlight w:val="yellow"/>
          </w:rPr>
          <w:t>A</w:t>
        </w:r>
        <w:r w:rsidR="0021148B" w:rsidRPr="005317C3">
          <w:rPr>
            <w:rFonts w:eastAsia="Times New Roman"/>
            <w:color w:val="000000"/>
            <w:highlight w:val="yellow"/>
          </w:rPr>
          <w:t xml:space="preserve"> 1-SD increase in neighborhood housing resources was associated with </w:t>
        </w:r>
      </w:ins>
      <w:ins w:id="264" w:author="Matthews, Gregory" w:date="2025-03-23T20:35:00Z" w16du:dateUtc="2025-03-24T01:35:00Z">
        <w:r w:rsidR="000F2676">
          <w:rPr>
            <w:rFonts w:eastAsia="Times New Roman"/>
            <w:color w:val="000000"/>
            <w:highlight w:val="yellow"/>
          </w:rPr>
          <w:t xml:space="preserve">a </w:t>
        </w:r>
      </w:ins>
      <w:ins w:id="265" w:author="Matthews, Gregory" w:date="2025-03-23T20:38:00Z" w16du:dateUtc="2025-03-24T01:38:00Z">
        <w:r w:rsidR="000F2676">
          <w:rPr>
            <w:rFonts w:eastAsia="Times New Roman"/>
            <w:color w:val="000000"/>
            <w:highlight w:val="yellow"/>
          </w:rPr>
          <w:t>20.18%</w:t>
        </w:r>
      </w:ins>
      <w:ins w:id="266" w:author="Matthews, Gregory" w:date="2025-03-23T20:36:00Z" w16du:dateUtc="2025-03-24T01:36:00Z">
        <w:r w:rsidR="000F2676">
          <w:rPr>
            <w:rFonts w:eastAsia="Times New Roman"/>
            <w:color w:val="000000"/>
            <w:highlight w:val="yellow"/>
          </w:rPr>
          <w:t xml:space="preserve"> </w:t>
        </w:r>
      </w:ins>
      <w:ins w:id="267" w:author="Matthews, Gregory" w:date="2025-03-23T20:38:00Z" w16du:dateUtc="2025-03-24T01:38:00Z">
        <w:r w:rsidR="000F2676">
          <w:rPr>
            <w:rFonts w:eastAsia="Times New Roman"/>
            <w:color w:val="000000"/>
            <w:highlight w:val="yellow"/>
          </w:rPr>
          <w:t>de</w:t>
        </w:r>
      </w:ins>
      <w:ins w:id="268" w:author="Matthews, Gregory" w:date="2025-03-23T20:36:00Z" w16du:dateUtc="2025-03-24T01:36:00Z">
        <w:r w:rsidR="000F2676">
          <w:rPr>
            <w:rFonts w:eastAsia="Times New Roman"/>
            <w:color w:val="000000"/>
            <w:highlight w:val="yellow"/>
          </w:rPr>
          <w:t xml:space="preserve">crease in awakening minutes on average (95% CI: </w:t>
        </w:r>
      </w:ins>
      <w:ins w:id="269" w:author="Matthews, Gregory" w:date="2025-03-23T20:38:00Z" w16du:dateUtc="2025-03-24T01:38:00Z">
        <w:r w:rsidR="000F2676">
          <w:rPr>
            <w:rFonts w:eastAsia="Times New Roman"/>
            <w:color w:val="000000"/>
            <w:highlight w:val="yellow"/>
          </w:rPr>
          <w:t>5.29%, 32.</w:t>
        </w:r>
      </w:ins>
      <w:ins w:id="270" w:author="Matthews, Gregory" w:date="2025-03-23T20:39:00Z" w16du:dateUtc="2025-03-24T01:39:00Z">
        <w:r w:rsidR="000F2676">
          <w:rPr>
            <w:rFonts w:eastAsia="Times New Roman"/>
            <w:color w:val="000000"/>
            <w:highlight w:val="yellow"/>
          </w:rPr>
          <w:t>73%</w:t>
        </w:r>
      </w:ins>
      <w:ins w:id="271" w:author="Matthews, Gregory" w:date="2025-03-23T20:37:00Z" w16du:dateUtc="2025-03-24T01:37:00Z">
        <w:r w:rsidR="000F2676">
          <w:rPr>
            <w:rFonts w:eastAsia="Times New Roman"/>
            <w:color w:val="000000"/>
            <w:highlight w:val="yellow"/>
          </w:rPr>
          <w:t>)</w:t>
        </w:r>
      </w:ins>
      <w:ins w:id="272" w:author="Matthews, Gregory" w:date="2025-03-23T20:39:00Z" w16du:dateUtc="2025-03-24T01:39:00Z">
        <w:r w:rsidR="000F2676">
          <w:rPr>
            <w:rFonts w:eastAsia="Times New Roman"/>
            <w:color w:val="000000"/>
            <w:highlight w:val="yellow"/>
          </w:rPr>
          <w:t>,</w:t>
        </w:r>
      </w:ins>
      <w:ins w:id="273" w:author="Matthews, Gregory" w:date="2025-03-23T20:37:00Z" w16du:dateUtc="2025-03-24T01:37:00Z">
        <w:r w:rsidR="000F2676">
          <w:rPr>
            <w:rFonts w:eastAsia="Times New Roman"/>
            <w:color w:val="000000"/>
            <w:highlight w:val="yellow"/>
          </w:rPr>
          <w:t xml:space="preserve"> </w:t>
        </w:r>
      </w:ins>
      <w:proofErr w:type="spellStart"/>
      <w:ins w:id="274" w:author="Matthews, Gregory" w:date="2025-03-23T20:31:00Z" w16du:dateUtc="2025-03-24T01:31:00Z">
        <w:r w:rsidR="0021148B" w:rsidRPr="005317C3">
          <w:rPr>
            <w:rFonts w:eastAsia="Times New Roman"/>
            <w:color w:val="000000"/>
            <w:highlight w:val="yellow"/>
          </w:rPr>
          <w:t>and</w:t>
        </w:r>
        <w:proofErr w:type="spellEnd"/>
        <w:r w:rsidR="0021148B" w:rsidRPr="005317C3">
          <w:rPr>
            <w:rFonts w:eastAsia="Times New Roman"/>
            <w:color w:val="000000"/>
            <w:highlight w:val="yellow"/>
          </w:rPr>
          <w:t xml:space="preserve"> greater employment rate was associated with </w:t>
        </w:r>
      </w:ins>
      <w:ins w:id="275" w:author="Matthews, Gregory" w:date="2025-03-23T20:37:00Z" w16du:dateUtc="2025-03-24T01:37:00Z">
        <w:r w:rsidR="000F2676">
          <w:rPr>
            <w:rFonts w:eastAsia="Times New Roman"/>
            <w:color w:val="000000"/>
            <w:highlight w:val="yellow"/>
          </w:rPr>
          <w:t xml:space="preserve">a </w:t>
        </w:r>
        <w:r w:rsidR="000F2676">
          <w:rPr>
            <w:rFonts w:eastAsia="Times New Roman"/>
            <w:color w:val="000000"/>
            <w:highlight w:val="yellow"/>
          </w:rPr>
          <w:t>21.42% increase in awakening minutes on average (95% CI: 1.04%, 45.85%)</w:t>
        </w:r>
        <w:r w:rsidR="000F2676">
          <w:rPr>
            <w:rFonts w:eastAsia="Times New Roman"/>
            <w:color w:val="000000"/>
            <w:highlight w:val="yellow"/>
          </w:rPr>
          <w:t>.</w:t>
        </w:r>
      </w:ins>
    </w:p>
    <w:p w14:paraId="61C1CED9" w14:textId="5BB4DEBC" w:rsidR="00F03D9F" w:rsidDel="003D58FF" w:rsidRDefault="00F03D9F" w:rsidP="00F03D9F">
      <w:pPr>
        <w:spacing w:line="480" w:lineRule="auto"/>
        <w:ind w:firstLine="720"/>
        <w:rPr>
          <w:del w:id="276" w:author="Matthews, Gregory" w:date="2025-03-23T20:39:00Z" w16du:dateUtc="2025-03-24T01:39:00Z"/>
          <w:rFonts w:eastAsia="Times New Roman"/>
          <w:color w:val="000000"/>
          <w:highlight w:val="yellow"/>
        </w:rPr>
      </w:pPr>
      <w:del w:id="277" w:author="Matthews, Gregory" w:date="2025-03-23T20:39:00Z" w16du:dateUtc="2025-03-24T01:39:00Z">
        <w:r w:rsidDel="00EE365D">
          <w:rPr>
            <w:rFonts w:eastAsia="Times New Roman"/>
            <w:color w:val="000000"/>
            <w:highlight w:val="yellow"/>
          </w:rPr>
          <w:delText>(log transformed), income and weekend status were significantly associated with more efficient sleep (GREG ADD STATS). F</w:delText>
        </w:r>
        <w:r w:rsidRPr="005317C3" w:rsidDel="00EE365D">
          <w:rPr>
            <w:rFonts w:eastAsia="Times New Roman"/>
            <w:color w:val="000000"/>
            <w:highlight w:val="yellow"/>
          </w:rPr>
          <w:delText xml:space="preserve">or each </w:delText>
        </w:r>
        <w:r w:rsidDel="00EE365D">
          <w:rPr>
            <w:rFonts w:eastAsia="Times New Roman"/>
            <w:color w:val="000000"/>
            <w:highlight w:val="yellow"/>
          </w:rPr>
          <w:delText xml:space="preserve">every $10,000 more in household income, the number of minutes participants were awake decreased by ** (GREG ADD STATS). On weekends, adolescents were awake approximately ** more minutes (GREG ADD STATS). Caregiver perceptions of neighborhoods were unrelated to this index of sleep efficiency, but several of the </w:delText>
        </w:r>
        <w:r w:rsidRPr="005317C3" w:rsidDel="00EE365D">
          <w:rPr>
            <w:rFonts w:eastAsia="Times New Roman"/>
            <w:color w:val="000000"/>
            <w:highlight w:val="yellow"/>
          </w:rPr>
          <w:delText xml:space="preserve">COI </w:delText>
        </w:r>
        <w:r w:rsidDel="00EE365D">
          <w:rPr>
            <w:rFonts w:eastAsia="Times New Roman"/>
            <w:color w:val="000000"/>
            <w:highlight w:val="yellow"/>
          </w:rPr>
          <w:delText xml:space="preserve">subdomains </w:delText>
        </w:r>
        <w:r w:rsidRPr="005317C3" w:rsidDel="00EE365D">
          <w:rPr>
            <w:rFonts w:eastAsia="Times New Roman"/>
            <w:color w:val="000000"/>
            <w:highlight w:val="yellow"/>
          </w:rPr>
          <w:delText xml:space="preserve">variables accounted for variability </w:delText>
        </w:r>
        <w:r w:rsidDel="00EE365D">
          <w:rPr>
            <w:rFonts w:eastAsia="Times New Roman"/>
            <w:color w:val="000000"/>
            <w:highlight w:val="yellow"/>
          </w:rPr>
          <w:delText>in WASO (see Table 4). A</w:delText>
        </w:r>
        <w:r w:rsidRPr="005317C3" w:rsidDel="00EE365D">
          <w:rPr>
            <w:rFonts w:eastAsia="Times New Roman"/>
            <w:color w:val="000000"/>
            <w:highlight w:val="yellow"/>
          </w:rPr>
          <w:delText xml:space="preserve"> 1-SD decrease in air pollution was associated with </w:delText>
        </w:r>
        <w:r w:rsidDel="00EE365D">
          <w:rPr>
            <w:rFonts w:eastAsia="Times New Roman"/>
            <w:color w:val="000000"/>
            <w:highlight w:val="yellow"/>
          </w:rPr>
          <w:delText xml:space="preserve">GREG </w:delText>
        </w:r>
        <w:r w:rsidRPr="005317C3" w:rsidDel="00EE365D">
          <w:rPr>
            <w:rFonts w:eastAsia="Times New Roman"/>
            <w:color w:val="000000"/>
            <w:highlight w:val="yellow"/>
          </w:rPr>
          <w:delText>HOW TO DESCR</w:delText>
        </w:r>
        <w:r w:rsidDel="00EE365D">
          <w:rPr>
            <w:rFonts w:eastAsia="Times New Roman"/>
            <w:color w:val="000000"/>
            <w:highlight w:val="yellow"/>
          </w:rPr>
          <w:delText>I</w:delText>
        </w:r>
        <w:r w:rsidRPr="005317C3" w:rsidDel="00EE365D">
          <w:rPr>
            <w:rFonts w:eastAsia="Times New Roman"/>
            <w:color w:val="000000"/>
            <w:highlight w:val="yellow"/>
          </w:rPr>
          <w:delText xml:space="preserve">BE GIVEN THE LOG TRANSFORMATION.  </w:delText>
        </w:r>
        <w:r w:rsidDel="00EE365D">
          <w:rPr>
            <w:rFonts w:eastAsia="Times New Roman"/>
            <w:color w:val="000000"/>
            <w:highlight w:val="yellow"/>
          </w:rPr>
          <w:delText>A</w:delText>
        </w:r>
        <w:r w:rsidRPr="005317C3" w:rsidDel="00EE365D">
          <w:rPr>
            <w:rFonts w:eastAsia="Times New Roman"/>
            <w:color w:val="000000"/>
            <w:highlight w:val="yellow"/>
          </w:rPr>
          <w:delText xml:space="preserve"> 1-SD increase in neighborhood housing resources was associated with </w:delText>
        </w:r>
        <w:r w:rsidDel="00EE365D">
          <w:rPr>
            <w:rFonts w:eastAsia="Times New Roman"/>
            <w:color w:val="000000"/>
            <w:highlight w:val="yellow"/>
          </w:rPr>
          <w:delText xml:space="preserve">GREG </w:delText>
        </w:r>
        <w:r w:rsidRPr="005317C3" w:rsidDel="00EE365D">
          <w:rPr>
            <w:rFonts w:eastAsia="Times New Roman"/>
            <w:color w:val="000000"/>
            <w:highlight w:val="yellow"/>
          </w:rPr>
          <w:delText xml:space="preserve">HOW TO DESCRBE GIVEN THE LOG TRANSFORMATION and greater employment rate was associated with </w:delText>
        </w:r>
        <w:r w:rsidDel="00EE365D">
          <w:rPr>
            <w:rFonts w:eastAsia="Times New Roman"/>
            <w:color w:val="000000"/>
            <w:highlight w:val="yellow"/>
          </w:rPr>
          <w:delText xml:space="preserve">X </w:delText>
        </w:r>
        <w:r w:rsidRPr="005317C3" w:rsidDel="00EE365D">
          <w:rPr>
            <w:rFonts w:eastAsia="Times New Roman"/>
            <w:color w:val="000000"/>
            <w:highlight w:val="yellow"/>
          </w:rPr>
          <w:delText>minutes awake after sleep onset.</w:delText>
        </w:r>
      </w:del>
    </w:p>
    <w:p w14:paraId="63294AEC" w14:textId="2B843388" w:rsidR="00F03D9F" w:rsidRDefault="00F03D9F" w:rsidP="003D58FF">
      <w:pPr>
        <w:spacing w:line="480" w:lineRule="auto"/>
        <w:ind w:firstLine="720"/>
        <w:rPr>
          <w:rFonts w:eastAsia="Times New Roman"/>
          <w:color w:val="000000"/>
          <w:highlight w:val="yellow"/>
        </w:rPr>
      </w:pPr>
      <w:r>
        <w:rPr>
          <w:rFonts w:eastAsia="Times New Roman"/>
          <w:color w:val="000000"/>
          <w:highlight w:val="yellow"/>
        </w:rPr>
        <w:t xml:space="preserve">Across the four </w:t>
      </w:r>
      <w:r w:rsidRPr="005317C3">
        <w:rPr>
          <w:rFonts w:eastAsia="Times New Roman"/>
          <w:color w:val="000000"/>
          <w:highlight w:val="yellow"/>
        </w:rPr>
        <w:t>models of sleep onset</w:t>
      </w:r>
      <w:r>
        <w:rPr>
          <w:rFonts w:eastAsia="Times New Roman"/>
          <w:color w:val="000000"/>
          <w:highlight w:val="yellow"/>
        </w:rPr>
        <w:t xml:space="preserve"> (see Table 5)</w:t>
      </w:r>
      <w:r w:rsidRPr="005317C3">
        <w:rPr>
          <w:rFonts w:eastAsia="Times New Roman"/>
          <w:color w:val="000000"/>
          <w:highlight w:val="yellow"/>
        </w:rPr>
        <w:t xml:space="preserve">, </w:t>
      </w:r>
      <w:r>
        <w:rPr>
          <w:rFonts w:eastAsia="Times New Roman"/>
          <w:color w:val="000000"/>
          <w:highlight w:val="yellow"/>
        </w:rPr>
        <w:t>sex and weekend status were significantly associated with bedtimes</w:t>
      </w:r>
      <w:del w:id="278" w:author="Matthews, Gregory" w:date="2025-03-26T14:22:00Z" w16du:dateUtc="2025-03-26T19:22:00Z">
        <w:r w:rsidDel="003D58FF">
          <w:rPr>
            <w:rFonts w:eastAsia="Times New Roman"/>
            <w:color w:val="000000"/>
            <w:highlight w:val="yellow"/>
          </w:rPr>
          <w:delText xml:space="preserve"> (GREG ADD STATS)</w:delText>
        </w:r>
      </w:del>
      <w:r>
        <w:rPr>
          <w:rFonts w:eastAsia="Times New Roman"/>
          <w:color w:val="000000"/>
          <w:highlight w:val="yellow"/>
        </w:rPr>
        <w:t xml:space="preserve">. </w:t>
      </w:r>
      <w:ins w:id="279" w:author="Matthews, Gregory" w:date="2025-03-26T14:29:00Z" w16du:dateUtc="2025-03-26T19:29:00Z">
        <w:r w:rsidR="003D58FF">
          <w:rPr>
            <w:rFonts w:eastAsia="Times New Roman"/>
            <w:color w:val="000000"/>
            <w:highlight w:val="yellow"/>
          </w:rPr>
          <w:t>Using model 1 results, m</w:t>
        </w:r>
      </w:ins>
      <w:del w:id="280" w:author="Matthews, Gregory" w:date="2025-03-26T14:29:00Z" w16du:dateUtc="2025-03-26T19:29:00Z">
        <w:r w:rsidDel="003D58FF">
          <w:rPr>
            <w:rFonts w:eastAsia="Times New Roman"/>
            <w:color w:val="000000"/>
            <w:highlight w:val="yellow"/>
          </w:rPr>
          <w:delText>M</w:delText>
        </w:r>
      </w:del>
      <w:r w:rsidRPr="005317C3">
        <w:rPr>
          <w:rFonts w:eastAsia="Times New Roman"/>
          <w:color w:val="000000"/>
          <w:highlight w:val="yellow"/>
        </w:rPr>
        <w:t xml:space="preserve">ales </w:t>
      </w:r>
      <w:r>
        <w:rPr>
          <w:rFonts w:eastAsia="Times New Roman"/>
          <w:color w:val="000000"/>
          <w:highlight w:val="yellow"/>
        </w:rPr>
        <w:t xml:space="preserve">went to sleep </w:t>
      </w:r>
      <w:ins w:id="281" w:author="Matthews, Gregory" w:date="2025-03-26T14:24:00Z" w16du:dateUtc="2025-03-26T19:24:00Z">
        <w:r w:rsidR="003D58FF">
          <w:rPr>
            <w:rFonts w:eastAsia="Times New Roman"/>
            <w:color w:val="000000"/>
            <w:highlight w:val="yellow"/>
          </w:rPr>
          <w:t>45.9 minutes (</w:t>
        </w:r>
      </w:ins>
      <w:ins w:id="282" w:author="Matthews, Gregory" w:date="2025-03-26T14:25:00Z" w16du:dateUtc="2025-03-26T19:25:00Z">
        <w:r w:rsidR="003D58FF">
          <w:rPr>
            <w:rFonts w:eastAsia="Times New Roman"/>
            <w:color w:val="000000"/>
            <w:highlight w:val="yellow"/>
          </w:rPr>
          <w:t>95% CI: 20.3, 71.5 minutes</w:t>
        </w:r>
      </w:ins>
      <w:ins w:id="283" w:author="Matthews, Gregory" w:date="2025-03-26T14:24:00Z" w16du:dateUtc="2025-03-26T19:24:00Z">
        <w:r w:rsidR="003D58FF">
          <w:rPr>
            <w:rFonts w:eastAsia="Times New Roman"/>
            <w:color w:val="000000"/>
            <w:highlight w:val="yellow"/>
          </w:rPr>
          <w:t>)</w:t>
        </w:r>
      </w:ins>
      <w:del w:id="284" w:author="Matthews, Gregory" w:date="2025-03-26T14:22:00Z" w16du:dateUtc="2025-03-26T19:22:00Z">
        <w:r w:rsidDel="003D58FF">
          <w:rPr>
            <w:rFonts w:eastAsia="Times New Roman"/>
            <w:color w:val="000000"/>
            <w:highlight w:val="yellow"/>
          </w:rPr>
          <w:delText>HOW</w:delText>
        </w:r>
      </w:del>
      <w:r>
        <w:rPr>
          <w:rFonts w:eastAsia="Times New Roman"/>
          <w:color w:val="000000"/>
          <w:highlight w:val="yellow"/>
        </w:rPr>
        <w:t xml:space="preserve"> </w:t>
      </w:r>
      <w:del w:id="285" w:author="Matthews, Gregory" w:date="2025-03-26T14:24:00Z" w16du:dateUtc="2025-03-26T19:24:00Z">
        <w:r w:rsidDel="003D58FF">
          <w:rPr>
            <w:rFonts w:eastAsia="Times New Roman"/>
            <w:color w:val="000000"/>
            <w:highlight w:val="yellow"/>
          </w:rPr>
          <w:delText xml:space="preserve">much </w:delText>
        </w:r>
      </w:del>
      <w:proofErr w:type="gramStart"/>
      <w:r>
        <w:rPr>
          <w:rFonts w:eastAsia="Times New Roman"/>
          <w:color w:val="000000"/>
          <w:highlight w:val="yellow"/>
        </w:rPr>
        <w:t>later on</w:t>
      </w:r>
      <w:proofErr w:type="gramEnd"/>
      <w:r>
        <w:rPr>
          <w:rFonts w:eastAsia="Times New Roman"/>
          <w:color w:val="000000"/>
          <w:highlight w:val="yellow"/>
        </w:rPr>
        <w:t xml:space="preserve"> average</w:t>
      </w:r>
      <w:del w:id="286" w:author="Matthews, Gregory" w:date="2025-03-26T14:25:00Z" w16du:dateUtc="2025-03-26T19:25:00Z">
        <w:r w:rsidDel="003D58FF">
          <w:rPr>
            <w:rFonts w:eastAsia="Times New Roman"/>
            <w:color w:val="000000"/>
            <w:highlight w:val="yellow"/>
          </w:rPr>
          <w:delText xml:space="preserve"> (GREG ADD STATS)</w:delText>
        </w:r>
      </w:del>
      <w:r>
        <w:rPr>
          <w:rFonts w:eastAsia="Times New Roman"/>
          <w:color w:val="000000"/>
          <w:highlight w:val="yellow"/>
        </w:rPr>
        <w:t xml:space="preserve"> and participants went to sleep </w:t>
      </w:r>
      <w:ins w:id="287" w:author="Matthews, Gregory" w:date="2025-03-26T14:28:00Z" w16du:dateUtc="2025-03-26T19:28:00Z">
        <w:r w:rsidR="003D58FF">
          <w:rPr>
            <w:rFonts w:eastAsia="Times New Roman"/>
            <w:color w:val="000000"/>
            <w:highlight w:val="yellow"/>
          </w:rPr>
          <w:t xml:space="preserve">35.4 minutes (95% CI: 25.7, 45.1 minutes) </w:t>
        </w:r>
      </w:ins>
      <w:del w:id="288" w:author="Matthews, Gregory" w:date="2025-03-26T14:28:00Z" w16du:dateUtc="2025-03-26T19:28:00Z">
        <w:r w:rsidDel="003D58FF">
          <w:rPr>
            <w:rFonts w:eastAsia="Times New Roman"/>
            <w:color w:val="000000"/>
            <w:highlight w:val="yellow"/>
          </w:rPr>
          <w:delText>HOW much</w:delText>
        </w:r>
      </w:del>
      <w:r>
        <w:rPr>
          <w:rFonts w:eastAsia="Times New Roman"/>
          <w:color w:val="000000"/>
          <w:highlight w:val="yellow"/>
        </w:rPr>
        <w:t xml:space="preserve"> later on weekends as compared to weekdays</w:t>
      </w:r>
      <w:ins w:id="289" w:author="Matthews, Gregory" w:date="2025-03-26T14:29:00Z" w16du:dateUtc="2025-03-26T19:29:00Z">
        <w:r w:rsidR="003D58FF">
          <w:rPr>
            <w:rFonts w:eastAsia="Times New Roman"/>
            <w:color w:val="000000"/>
            <w:highlight w:val="yellow"/>
          </w:rPr>
          <w:t xml:space="preserve">.  </w:t>
        </w:r>
      </w:ins>
      <w:del w:id="290" w:author="Matthews, Gregory" w:date="2025-03-26T14:29:00Z" w16du:dateUtc="2025-03-26T19:29:00Z">
        <w:r w:rsidDel="003D58FF">
          <w:rPr>
            <w:rFonts w:eastAsia="Times New Roman"/>
            <w:color w:val="000000"/>
            <w:highlight w:val="yellow"/>
          </w:rPr>
          <w:delText xml:space="preserve"> (GREG ADD STATS). </w:delText>
        </w:r>
      </w:del>
      <w:r>
        <w:rPr>
          <w:rFonts w:eastAsia="Times New Roman"/>
          <w:color w:val="000000"/>
          <w:highlight w:val="yellow"/>
        </w:rPr>
        <w:t>Additionally, a</w:t>
      </w:r>
      <w:r w:rsidRPr="005317C3">
        <w:rPr>
          <w:rFonts w:eastAsia="Times New Roman"/>
          <w:color w:val="000000"/>
          <w:highlight w:val="yellow"/>
        </w:rPr>
        <w:t xml:space="preserve"> 1-SD </w:t>
      </w:r>
      <w:r>
        <w:rPr>
          <w:rFonts w:eastAsia="Times New Roman"/>
          <w:color w:val="000000"/>
          <w:highlight w:val="yellow"/>
        </w:rPr>
        <w:t>increase</w:t>
      </w:r>
      <w:r w:rsidRPr="005317C3">
        <w:rPr>
          <w:rFonts w:eastAsia="Times New Roman"/>
          <w:color w:val="000000"/>
          <w:highlight w:val="yellow"/>
        </w:rPr>
        <w:t xml:space="preserve"> in early childhood education programs w</w:t>
      </w:r>
      <w:r>
        <w:rPr>
          <w:rFonts w:eastAsia="Times New Roman"/>
          <w:color w:val="000000"/>
          <w:highlight w:val="yellow"/>
        </w:rPr>
        <w:t>as</w:t>
      </w:r>
      <w:r w:rsidRPr="005317C3">
        <w:rPr>
          <w:rFonts w:eastAsia="Times New Roman"/>
          <w:color w:val="000000"/>
          <w:highlight w:val="yellow"/>
        </w:rPr>
        <w:t xml:space="preserve"> associated with </w:t>
      </w:r>
      <w:ins w:id="291" w:author="Matthews, Gregory" w:date="2025-03-26T14:30:00Z" w16du:dateUtc="2025-03-26T19:30:00Z">
        <w:r w:rsidR="00E75DA8">
          <w:rPr>
            <w:rFonts w:eastAsia="Times New Roman"/>
            <w:color w:val="000000"/>
            <w:highlight w:val="yellow"/>
          </w:rPr>
          <w:t>17.0 minutes</w:t>
        </w:r>
      </w:ins>
      <w:ins w:id="292" w:author="Matthews, Gregory" w:date="2025-03-26T14:32:00Z" w16du:dateUtc="2025-03-26T19:32:00Z">
        <w:r w:rsidR="00E75DA8">
          <w:rPr>
            <w:rFonts w:eastAsia="Times New Roman"/>
            <w:color w:val="000000"/>
            <w:highlight w:val="yellow"/>
          </w:rPr>
          <w:t xml:space="preserve"> (95% CI: 2.2, 32.0 minutes) </w:t>
        </w:r>
      </w:ins>
      <w:del w:id="293" w:author="Matthews, Gregory" w:date="2025-03-26T14:29:00Z" w16du:dateUtc="2025-03-26T19:29:00Z">
        <w:r w:rsidDel="003D58FF">
          <w:rPr>
            <w:rFonts w:eastAsia="Times New Roman"/>
            <w:color w:val="000000"/>
            <w:highlight w:val="yellow"/>
          </w:rPr>
          <w:delText xml:space="preserve">HOW MUCH </w:delText>
        </w:r>
      </w:del>
      <w:r w:rsidRPr="005317C3">
        <w:rPr>
          <w:rFonts w:eastAsia="Times New Roman"/>
          <w:color w:val="000000"/>
          <w:highlight w:val="yellow"/>
        </w:rPr>
        <w:t>earl</w:t>
      </w:r>
      <w:r>
        <w:rPr>
          <w:rFonts w:eastAsia="Times New Roman"/>
          <w:color w:val="000000"/>
          <w:highlight w:val="yellow"/>
        </w:rPr>
        <w:t>ier</w:t>
      </w:r>
      <w:r w:rsidRPr="005317C3">
        <w:rPr>
          <w:rFonts w:eastAsia="Times New Roman"/>
          <w:color w:val="000000"/>
          <w:highlight w:val="yellow"/>
        </w:rPr>
        <w:t xml:space="preserve"> bedtimes</w:t>
      </w:r>
      <w:ins w:id="294" w:author="Matthews, Gregory" w:date="2025-03-26T14:32:00Z" w16du:dateUtc="2025-03-26T19:32:00Z">
        <w:r w:rsidR="00E75DA8">
          <w:rPr>
            <w:rFonts w:eastAsia="Times New Roman"/>
            <w:color w:val="000000"/>
            <w:highlight w:val="yellow"/>
          </w:rPr>
          <w:t xml:space="preserve">.  </w:t>
        </w:r>
      </w:ins>
      <w:del w:id="295" w:author="Matthews, Gregory" w:date="2025-03-26T14:32:00Z" w16du:dateUtc="2025-03-26T19:32:00Z">
        <w:r w:rsidRPr="005317C3" w:rsidDel="00E75DA8">
          <w:rPr>
            <w:rFonts w:eastAsia="Times New Roman"/>
            <w:color w:val="000000"/>
            <w:highlight w:val="yellow"/>
          </w:rPr>
          <w:delText xml:space="preserve"> (</w:delText>
        </w:r>
        <w:r w:rsidDel="00E75DA8">
          <w:rPr>
            <w:rFonts w:eastAsia="Times New Roman"/>
            <w:color w:val="000000"/>
            <w:highlight w:val="yellow"/>
          </w:rPr>
          <w:delText>GREG ADD STATS)</w:delText>
        </w:r>
        <w:r w:rsidRPr="005317C3" w:rsidDel="00E75DA8">
          <w:rPr>
            <w:rFonts w:eastAsia="Times New Roman"/>
            <w:color w:val="000000"/>
            <w:highlight w:val="yellow"/>
          </w:rPr>
          <w:delText>.</w:delText>
        </w:r>
        <w:r w:rsidDel="00E75DA8">
          <w:rPr>
            <w:rFonts w:eastAsia="Times New Roman"/>
            <w:color w:val="000000"/>
            <w:highlight w:val="yellow"/>
          </w:rPr>
          <w:delText xml:space="preserve"> </w:delText>
        </w:r>
      </w:del>
      <w:r>
        <w:rPr>
          <w:rFonts w:eastAsia="Times New Roman"/>
          <w:color w:val="000000"/>
          <w:highlight w:val="yellow"/>
        </w:rPr>
        <w:t xml:space="preserve">None of the remaining COI variables nor </w:t>
      </w:r>
      <w:del w:id="296" w:author="Matthews, Gregory" w:date="2025-03-26T15:54:00Z" w16du:dateUtc="2025-03-26T20:54:00Z">
        <w:r w:rsidDel="00000DBB">
          <w:rPr>
            <w:rFonts w:eastAsia="Times New Roman"/>
            <w:color w:val="000000"/>
            <w:highlight w:val="yellow"/>
          </w:rPr>
          <w:delText>caregivers</w:delText>
        </w:r>
      </w:del>
      <w:ins w:id="297" w:author="Matthews, Gregory" w:date="2025-03-26T15:54:00Z" w16du:dateUtc="2025-03-26T20:54:00Z">
        <w:r w:rsidR="00000DBB">
          <w:rPr>
            <w:rFonts w:eastAsia="Times New Roman"/>
            <w:color w:val="000000"/>
            <w:highlight w:val="yellow"/>
          </w:rPr>
          <w:t>caregivers</w:t>
        </w:r>
      </w:ins>
      <w:r>
        <w:rPr>
          <w:rFonts w:eastAsia="Times New Roman"/>
          <w:color w:val="000000"/>
          <w:highlight w:val="yellow"/>
        </w:rPr>
        <w:t xml:space="preserve"> perceptions </w:t>
      </w:r>
      <w:r>
        <w:rPr>
          <w:rFonts w:eastAsia="Times New Roman"/>
          <w:color w:val="000000"/>
          <w:highlight w:val="yellow"/>
        </w:rPr>
        <w:lastRenderedPageBreak/>
        <w:t xml:space="preserve">variables were </w:t>
      </w:r>
      <w:ins w:id="298" w:author="Matthews, Gregory" w:date="2025-03-26T14:46:00Z" w16du:dateUtc="2025-03-26T19:46:00Z">
        <w:r w:rsidR="0009600C">
          <w:rPr>
            <w:rFonts w:eastAsia="Times New Roman"/>
            <w:color w:val="000000"/>
            <w:highlight w:val="yellow"/>
          </w:rPr>
          <w:t>found to be significant at the 0.05 level</w:t>
        </w:r>
      </w:ins>
      <w:del w:id="299" w:author="Matthews, Gregory" w:date="2025-03-26T14:46:00Z" w16du:dateUtc="2025-03-26T19:46:00Z">
        <w:r w:rsidDel="0009600C">
          <w:rPr>
            <w:rFonts w:eastAsia="Times New Roman"/>
            <w:color w:val="000000"/>
            <w:highlight w:val="yellow"/>
          </w:rPr>
          <w:delText>linked</w:delText>
        </w:r>
      </w:del>
      <w:r>
        <w:rPr>
          <w:rFonts w:eastAsia="Times New Roman"/>
          <w:color w:val="000000"/>
          <w:highlight w:val="yellow"/>
        </w:rPr>
        <w:t xml:space="preserve">. </w:t>
      </w:r>
      <w:r w:rsidRPr="005317C3">
        <w:rPr>
          <w:rFonts w:eastAsia="Times New Roman"/>
          <w:color w:val="000000"/>
          <w:highlight w:val="yellow"/>
        </w:rPr>
        <w:t xml:space="preserve">For </w:t>
      </w:r>
      <w:r>
        <w:rPr>
          <w:rFonts w:eastAsia="Times New Roman"/>
          <w:color w:val="000000"/>
          <w:highlight w:val="yellow"/>
        </w:rPr>
        <w:t xml:space="preserve">the four </w:t>
      </w:r>
      <w:r w:rsidRPr="005317C3">
        <w:rPr>
          <w:rFonts w:eastAsia="Times New Roman"/>
          <w:color w:val="000000"/>
          <w:highlight w:val="yellow"/>
        </w:rPr>
        <w:t xml:space="preserve">models of sleep </w:t>
      </w:r>
      <w:r>
        <w:rPr>
          <w:rFonts w:eastAsia="Times New Roman"/>
          <w:color w:val="000000"/>
          <w:highlight w:val="yellow"/>
        </w:rPr>
        <w:t>off</w:t>
      </w:r>
      <w:r w:rsidRPr="005317C3">
        <w:rPr>
          <w:rFonts w:eastAsia="Times New Roman"/>
          <w:color w:val="000000"/>
          <w:highlight w:val="yellow"/>
        </w:rPr>
        <w:t>set</w:t>
      </w:r>
      <w:r>
        <w:rPr>
          <w:rFonts w:eastAsia="Times New Roman"/>
          <w:color w:val="000000"/>
          <w:highlight w:val="yellow"/>
        </w:rPr>
        <w:t>, only weekend status was significantly associated with waketimes.</w:t>
      </w:r>
      <w:del w:id="300" w:author="Matthews, Gregory" w:date="2025-03-26T14:46:00Z" w16du:dateUtc="2025-03-26T19:46:00Z">
        <w:r w:rsidDel="0009600C">
          <w:rPr>
            <w:rFonts w:eastAsia="Times New Roman"/>
            <w:color w:val="000000"/>
            <w:highlight w:val="yellow"/>
          </w:rPr>
          <w:delText xml:space="preserve"> </w:delText>
        </w:r>
      </w:del>
      <w:ins w:id="301" w:author="Matthews, Gregory" w:date="2025-03-26T14:48:00Z" w16du:dateUtc="2025-03-26T19:48:00Z">
        <w:r w:rsidR="0009600C">
          <w:rPr>
            <w:rFonts w:eastAsia="Times New Roman"/>
            <w:color w:val="000000"/>
            <w:highlight w:val="yellow"/>
          </w:rPr>
          <w:t xml:space="preserve"> Based on model 1, </w:t>
        </w:r>
      </w:ins>
      <w:del w:id="302" w:author="Matthews, Gregory" w:date="2025-03-26T14:46:00Z" w16du:dateUtc="2025-03-26T19:46:00Z">
        <w:r w:rsidDel="0009600C">
          <w:rPr>
            <w:rFonts w:eastAsia="Times New Roman"/>
            <w:color w:val="000000"/>
            <w:highlight w:val="yellow"/>
          </w:rPr>
          <w:delText>(GREG ADD STATS)</w:delText>
        </w:r>
      </w:del>
      <w:del w:id="303" w:author="Matthews, Gregory" w:date="2025-03-26T14:47:00Z" w16du:dateUtc="2025-03-26T19:47:00Z">
        <w:r w:rsidDel="0009600C">
          <w:rPr>
            <w:rFonts w:eastAsia="Times New Roman"/>
            <w:color w:val="000000"/>
            <w:highlight w:val="yellow"/>
          </w:rPr>
          <w:delText>.</w:delText>
        </w:r>
      </w:del>
      <w:del w:id="304" w:author="Matthews, Gregory" w:date="2025-03-26T14:48:00Z" w16du:dateUtc="2025-03-26T19:48:00Z">
        <w:r w:rsidDel="0009600C">
          <w:rPr>
            <w:rFonts w:eastAsia="Times New Roman"/>
            <w:color w:val="000000"/>
            <w:highlight w:val="yellow"/>
          </w:rPr>
          <w:delText xml:space="preserve"> </w:delText>
        </w:r>
      </w:del>
      <w:ins w:id="305" w:author="Matthews, Gregory" w:date="2025-03-26T14:48:00Z" w16du:dateUtc="2025-03-26T19:48:00Z">
        <w:r w:rsidR="0009600C">
          <w:rPr>
            <w:rFonts w:eastAsia="Times New Roman"/>
            <w:color w:val="000000"/>
            <w:highlight w:val="yellow"/>
          </w:rPr>
          <w:t>p</w:t>
        </w:r>
      </w:ins>
      <w:del w:id="306" w:author="Matthews, Gregory" w:date="2025-03-26T14:48:00Z" w16du:dateUtc="2025-03-26T19:48:00Z">
        <w:r w:rsidDel="0009600C">
          <w:rPr>
            <w:rFonts w:eastAsia="Times New Roman"/>
            <w:color w:val="000000"/>
            <w:highlight w:val="yellow"/>
          </w:rPr>
          <w:delText>P</w:delText>
        </w:r>
      </w:del>
      <w:r>
        <w:rPr>
          <w:rFonts w:eastAsia="Times New Roman"/>
          <w:color w:val="000000"/>
          <w:highlight w:val="yellow"/>
        </w:rPr>
        <w:t xml:space="preserve">articipants got up </w:t>
      </w:r>
      <w:ins w:id="307" w:author="Matthews, Gregory" w:date="2025-03-26T14:48:00Z" w16du:dateUtc="2025-03-26T19:48:00Z">
        <w:r w:rsidR="0009600C">
          <w:rPr>
            <w:rFonts w:eastAsia="Times New Roman"/>
            <w:color w:val="000000"/>
            <w:highlight w:val="yellow"/>
          </w:rPr>
          <w:t xml:space="preserve">an average of </w:t>
        </w:r>
        <w:r w:rsidR="0009600C">
          <w:rPr>
            <w:rFonts w:eastAsia="Times New Roman"/>
            <w:color w:val="000000"/>
            <w:highlight w:val="yellow"/>
          </w:rPr>
          <w:t>74.3 minutes (95% CI: 64.8, 83.8 minutes)</w:t>
        </w:r>
      </w:ins>
      <w:del w:id="308" w:author="Matthews, Gregory" w:date="2025-03-26T14:48:00Z" w16du:dateUtc="2025-03-26T19:48:00Z">
        <w:r w:rsidDel="0009600C">
          <w:rPr>
            <w:rFonts w:eastAsia="Times New Roman"/>
            <w:color w:val="000000"/>
            <w:highlight w:val="yellow"/>
          </w:rPr>
          <w:delText>HOW</w:delText>
        </w:r>
      </w:del>
      <w:r>
        <w:rPr>
          <w:rFonts w:eastAsia="Times New Roman"/>
          <w:color w:val="000000"/>
          <w:highlight w:val="yellow"/>
        </w:rPr>
        <w:t xml:space="preserve"> </w:t>
      </w:r>
      <w:del w:id="309" w:author="Matthews, Gregory" w:date="2025-03-26T14:48:00Z" w16du:dateUtc="2025-03-26T19:48:00Z">
        <w:r w:rsidDel="0009600C">
          <w:rPr>
            <w:rFonts w:eastAsia="Times New Roman"/>
            <w:color w:val="000000"/>
            <w:highlight w:val="yellow"/>
          </w:rPr>
          <w:delText xml:space="preserve">much </w:delText>
        </w:r>
      </w:del>
      <w:proofErr w:type="gramStart"/>
      <w:r>
        <w:rPr>
          <w:rFonts w:eastAsia="Times New Roman"/>
          <w:color w:val="000000"/>
          <w:highlight w:val="yellow"/>
        </w:rPr>
        <w:t>later on</w:t>
      </w:r>
      <w:proofErr w:type="gramEnd"/>
      <w:r>
        <w:rPr>
          <w:rFonts w:eastAsia="Times New Roman"/>
          <w:color w:val="000000"/>
          <w:highlight w:val="yellow"/>
        </w:rPr>
        <w:t xml:space="preserve"> weekends as compared to weekdays</w:t>
      </w:r>
      <w:ins w:id="310" w:author="Matthews, Gregory" w:date="2025-03-26T15:55:00Z" w16du:dateUtc="2025-03-26T20:55:00Z">
        <w:r w:rsidR="00000DBB">
          <w:rPr>
            <w:rFonts w:eastAsia="Times New Roman"/>
            <w:color w:val="000000"/>
            <w:highlight w:val="yellow"/>
          </w:rPr>
          <w:t xml:space="preserve">. </w:t>
        </w:r>
      </w:ins>
      <w:del w:id="311" w:author="Matthews, Gregory" w:date="2025-03-26T15:55:00Z" w16du:dateUtc="2025-03-26T20:55:00Z">
        <w:r w:rsidDel="00000DBB">
          <w:rPr>
            <w:rFonts w:eastAsia="Times New Roman"/>
            <w:color w:val="000000"/>
            <w:highlight w:val="yellow"/>
          </w:rPr>
          <w:delText xml:space="preserve">, </w:delText>
        </w:r>
      </w:del>
      <w:ins w:id="312" w:author="Matthews, Gregory" w:date="2025-03-26T15:55:00Z" w16du:dateUtc="2025-03-26T20:55:00Z">
        <w:r w:rsidR="00000DBB">
          <w:rPr>
            <w:rFonts w:eastAsia="Times New Roman"/>
            <w:color w:val="000000"/>
            <w:highlight w:val="yellow"/>
          </w:rPr>
          <w:t>H</w:t>
        </w:r>
      </w:ins>
      <w:del w:id="313" w:author="Matthews, Gregory" w:date="2025-03-26T15:55:00Z" w16du:dateUtc="2025-03-26T20:55:00Z">
        <w:r w:rsidDel="00000DBB">
          <w:rPr>
            <w:rFonts w:eastAsia="Times New Roman"/>
            <w:color w:val="000000"/>
            <w:highlight w:val="yellow"/>
          </w:rPr>
          <w:delText>h</w:delText>
        </w:r>
      </w:del>
      <w:r>
        <w:rPr>
          <w:rFonts w:eastAsia="Times New Roman"/>
          <w:color w:val="000000"/>
          <w:highlight w:val="yellow"/>
        </w:rPr>
        <w:t xml:space="preserve">owever, none of the neighborhood factors were significant. </w:t>
      </w:r>
    </w:p>
    <w:p w14:paraId="08DEFD02" w14:textId="5C98504A" w:rsidR="00890BD7" w:rsidRDefault="00B1334C" w:rsidP="00890BD7">
      <w:pPr>
        <w:spacing w:line="480" w:lineRule="auto"/>
        <w:ind w:firstLine="720"/>
        <w:rPr>
          <w:ins w:id="314" w:author="Matthews, Gregory" w:date="2025-03-26T15:27:00Z" w16du:dateUtc="2025-03-26T20:27:00Z"/>
          <w:rFonts w:eastAsia="Times New Roman"/>
          <w:color w:val="000000"/>
          <w:highlight w:val="yellow"/>
        </w:rPr>
      </w:pPr>
      <w:ins w:id="315" w:author="Matthews, Gregory" w:date="2025-03-26T14:59:00Z" w16du:dateUtc="2025-03-26T19:59:00Z">
        <w:r>
          <w:rPr>
            <w:rFonts w:eastAsia="Times New Roman"/>
            <w:color w:val="000000"/>
            <w:highlight w:val="yellow"/>
          </w:rPr>
          <w:t xml:space="preserve">In most of the </w:t>
        </w:r>
      </w:ins>
      <w:del w:id="316" w:author="Matthews, Gregory" w:date="2025-03-26T14:59:00Z" w16du:dateUtc="2025-03-26T19:59:00Z">
        <w:r w:rsidR="00F03D9F" w:rsidRPr="002C48BB" w:rsidDel="00B1334C">
          <w:rPr>
            <w:rFonts w:eastAsia="Times New Roman"/>
            <w:color w:val="000000"/>
            <w:highlight w:val="yellow"/>
          </w:rPr>
          <w:delText xml:space="preserve">Across the eight models of </w:delText>
        </w:r>
      </w:del>
      <w:r w:rsidR="00F03D9F" w:rsidRPr="002C48BB">
        <w:rPr>
          <w:rFonts w:eastAsia="Times New Roman"/>
          <w:color w:val="000000"/>
          <w:highlight w:val="yellow"/>
        </w:rPr>
        <w:t>sleep regularity</w:t>
      </w:r>
      <w:ins w:id="317" w:author="Matthews, Gregory" w:date="2025-03-26T14:59:00Z" w16du:dateUtc="2025-03-26T19:59:00Z">
        <w:r>
          <w:rPr>
            <w:rFonts w:eastAsia="Times New Roman"/>
            <w:color w:val="000000"/>
            <w:highlight w:val="yellow"/>
          </w:rPr>
          <w:t xml:space="preserve"> models</w:t>
        </w:r>
      </w:ins>
      <w:r w:rsidR="00F03D9F" w:rsidRPr="002C48BB">
        <w:rPr>
          <w:rFonts w:eastAsia="Times New Roman"/>
          <w:color w:val="000000"/>
          <w:highlight w:val="yellow"/>
        </w:rPr>
        <w:t>, n</w:t>
      </w:r>
      <w:r w:rsidR="00F03D9F" w:rsidRPr="009025D7">
        <w:rPr>
          <w:rFonts w:eastAsia="Times New Roman"/>
          <w:color w:val="000000"/>
          <w:highlight w:val="yellow"/>
        </w:rPr>
        <w:t>one</w:t>
      </w:r>
      <w:r w:rsidR="00F03D9F" w:rsidRPr="002C48BB">
        <w:rPr>
          <w:rFonts w:eastAsia="Times New Roman"/>
          <w:color w:val="000000"/>
          <w:highlight w:val="yellow"/>
        </w:rPr>
        <w:t xml:space="preserve"> the covariates were associated with </w:t>
      </w:r>
      <w:ins w:id="318" w:author="Matthews, Gregory" w:date="2025-03-26T15:25:00Z" w16du:dateUtc="2025-03-26T20:25:00Z">
        <w:r w:rsidR="00890BD7">
          <w:rPr>
            <w:rFonts w:eastAsia="Times New Roman"/>
            <w:color w:val="000000"/>
            <w:highlight w:val="yellow"/>
          </w:rPr>
          <w:t xml:space="preserve">the response </w:t>
        </w:r>
      </w:ins>
      <w:del w:id="319" w:author="Matthews, Gregory" w:date="2025-03-26T15:25:00Z" w16du:dateUtc="2025-03-26T20:25:00Z">
        <w:r w:rsidR="00F03D9F" w:rsidRPr="002C48BB" w:rsidDel="00890BD7">
          <w:rPr>
            <w:rFonts w:eastAsia="Times New Roman"/>
            <w:color w:val="000000"/>
            <w:highlight w:val="yellow"/>
          </w:rPr>
          <w:delText xml:space="preserve">sleep onset </w:delText>
        </w:r>
      </w:del>
      <w:r w:rsidR="00F03D9F" w:rsidRPr="002C48BB">
        <w:rPr>
          <w:rFonts w:eastAsia="Times New Roman"/>
          <w:color w:val="000000"/>
          <w:highlight w:val="yellow"/>
        </w:rPr>
        <w:t>variability across the week</w:t>
      </w:r>
      <w:ins w:id="320" w:author="Matthews, Gregory" w:date="2025-03-26T14:59:00Z" w16du:dateUtc="2025-03-26T19:59:00Z">
        <w:r>
          <w:rPr>
            <w:rFonts w:eastAsia="Times New Roman"/>
            <w:color w:val="000000"/>
            <w:highlight w:val="yellow"/>
          </w:rPr>
          <w:t xml:space="preserve">. </w:t>
        </w:r>
      </w:ins>
      <w:del w:id="321" w:author="Matthews, Gregory" w:date="2025-03-26T14:59:00Z" w16du:dateUtc="2025-03-26T19:59:00Z">
        <w:r w:rsidR="00F03D9F" w:rsidRPr="002C48BB" w:rsidDel="00B1334C">
          <w:rPr>
            <w:rFonts w:eastAsia="Times New Roman"/>
            <w:color w:val="000000"/>
            <w:highlight w:val="yellow"/>
          </w:rPr>
          <w:delText>,</w:delText>
        </w:r>
      </w:del>
      <w:r w:rsidR="00F03D9F" w:rsidRPr="002C48BB">
        <w:rPr>
          <w:rFonts w:eastAsia="Times New Roman"/>
          <w:color w:val="000000"/>
          <w:highlight w:val="yellow"/>
        </w:rPr>
        <w:t xml:space="preserve"> </w:t>
      </w:r>
      <w:ins w:id="322" w:author="Matthews, Gregory" w:date="2025-03-26T14:59:00Z" w16du:dateUtc="2025-03-26T19:59:00Z">
        <w:r>
          <w:rPr>
            <w:rFonts w:eastAsia="Times New Roman"/>
            <w:color w:val="000000"/>
            <w:highlight w:val="yellow"/>
          </w:rPr>
          <w:t>H</w:t>
        </w:r>
      </w:ins>
      <w:del w:id="323" w:author="Matthews, Gregory" w:date="2025-03-26T14:59:00Z" w16du:dateUtc="2025-03-26T19:59:00Z">
        <w:r w:rsidR="00F03D9F" w:rsidRPr="002C48BB" w:rsidDel="00B1334C">
          <w:rPr>
            <w:rFonts w:eastAsia="Times New Roman"/>
            <w:color w:val="000000"/>
            <w:highlight w:val="yellow"/>
          </w:rPr>
          <w:delText>h</w:delText>
        </w:r>
      </w:del>
      <w:r w:rsidR="00F03D9F" w:rsidRPr="002C48BB">
        <w:rPr>
          <w:rFonts w:eastAsia="Times New Roman"/>
          <w:color w:val="000000"/>
          <w:highlight w:val="yellow"/>
        </w:rPr>
        <w:t xml:space="preserve">owever, </w:t>
      </w:r>
      <w:ins w:id="324" w:author="Matthews, Gregory" w:date="2025-03-26T14:59:00Z" w16du:dateUtc="2025-03-26T19:59:00Z">
        <w:r>
          <w:rPr>
            <w:rFonts w:eastAsia="Times New Roman"/>
            <w:color w:val="000000"/>
            <w:highlight w:val="yellow"/>
          </w:rPr>
          <w:t>in model</w:t>
        </w:r>
      </w:ins>
      <w:ins w:id="325" w:author="Matthews, Gregory" w:date="2025-03-26T15:20:00Z" w16du:dateUtc="2025-03-26T20:20:00Z">
        <w:r w:rsidR="00890BD7">
          <w:rPr>
            <w:rFonts w:eastAsia="Times New Roman"/>
            <w:color w:val="000000"/>
            <w:highlight w:val="yellow"/>
          </w:rPr>
          <w:t>s</w:t>
        </w:r>
      </w:ins>
      <w:ins w:id="326" w:author="Matthews, Gregory" w:date="2025-03-26T14:59:00Z" w16du:dateUtc="2025-03-26T19:59:00Z">
        <w:r>
          <w:rPr>
            <w:rFonts w:eastAsia="Times New Roman"/>
            <w:color w:val="000000"/>
            <w:highlight w:val="yellow"/>
          </w:rPr>
          <w:t xml:space="preserve"> 2</w:t>
        </w:r>
      </w:ins>
      <w:ins w:id="327" w:author="Matthews, Gregory" w:date="2025-03-26T15:20:00Z" w16du:dateUtc="2025-03-26T20:20:00Z">
        <w:r w:rsidR="00890BD7">
          <w:rPr>
            <w:rFonts w:eastAsia="Times New Roman"/>
            <w:color w:val="000000"/>
            <w:highlight w:val="yellow"/>
          </w:rPr>
          <w:t>-4 for</w:t>
        </w:r>
      </w:ins>
      <w:ins w:id="328" w:author="Matthews, Gregory" w:date="2025-03-26T14:59:00Z" w16du:dateUtc="2025-03-26T19:59:00Z">
        <w:r>
          <w:rPr>
            <w:rFonts w:eastAsia="Times New Roman"/>
            <w:color w:val="000000"/>
            <w:highlight w:val="yellow"/>
          </w:rPr>
          <w:t xml:space="preserve"> sleep </w:t>
        </w:r>
      </w:ins>
      <w:ins w:id="329" w:author="Matthews, Gregory" w:date="2025-03-26T15:00:00Z" w16du:dateUtc="2025-03-26T20:00:00Z">
        <w:r>
          <w:rPr>
            <w:rFonts w:eastAsia="Times New Roman"/>
            <w:color w:val="000000"/>
            <w:highlight w:val="yellow"/>
          </w:rPr>
          <w:t>onset variability</w:t>
        </w:r>
      </w:ins>
      <w:ins w:id="330" w:author="Matthews, Gregory" w:date="2025-03-26T15:55:00Z" w16du:dateUtc="2025-03-26T20:55:00Z">
        <w:r w:rsidR="00000DBB">
          <w:rPr>
            <w:rFonts w:eastAsia="Times New Roman"/>
            <w:color w:val="000000"/>
            <w:highlight w:val="yellow"/>
          </w:rPr>
          <w:t xml:space="preserve">, </w:t>
        </w:r>
      </w:ins>
      <w:ins w:id="331" w:author="Matthews, Gregory" w:date="2025-03-26T15:00:00Z" w16du:dateUtc="2025-03-26T20:00:00Z">
        <w:r>
          <w:rPr>
            <w:rFonts w:eastAsia="Times New Roman"/>
            <w:color w:val="000000"/>
            <w:highlight w:val="yellow"/>
          </w:rPr>
          <w:t>we find that sex and household income are significantly associated with onset variability</w:t>
        </w:r>
      </w:ins>
      <w:ins w:id="332" w:author="Matthews, Gregory" w:date="2025-03-26T15:02:00Z" w16du:dateUtc="2025-03-26T20:02:00Z">
        <w:r>
          <w:rPr>
            <w:rFonts w:eastAsia="Times New Roman"/>
            <w:color w:val="000000"/>
            <w:highlight w:val="yellow"/>
          </w:rPr>
          <w:t xml:space="preserve">.  </w:t>
        </w:r>
      </w:ins>
      <w:ins w:id="333" w:author="Matthews, Gregory" w:date="2025-03-26T15:20:00Z" w16du:dateUtc="2025-03-26T20:20:00Z">
        <w:r w:rsidR="00890BD7">
          <w:rPr>
            <w:rFonts w:eastAsia="Times New Roman"/>
            <w:color w:val="000000"/>
            <w:highlight w:val="yellow"/>
          </w:rPr>
          <w:t>Based on model 2, w</w:t>
        </w:r>
      </w:ins>
      <w:ins w:id="334" w:author="Matthews, Gregory" w:date="2025-03-26T15:02:00Z" w16du:dateUtc="2025-03-26T20:02:00Z">
        <w:r>
          <w:rPr>
            <w:rFonts w:eastAsia="Times New Roman"/>
            <w:color w:val="000000"/>
            <w:highlight w:val="yellow"/>
          </w:rPr>
          <w:t xml:space="preserve">e estimate that on average the variability in sleep </w:t>
        </w:r>
      </w:ins>
      <w:ins w:id="335" w:author="Matthews, Gregory" w:date="2025-03-26T15:26:00Z" w16du:dateUtc="2025-03-26T20:26:00Z">
        <w:r w:rsidR="00890BD7">
          <w:rPr>
            <w:rFonts w:eastAsia="Times New Roman"/>
            <w:color w:val="000000"/>
            <w:highlight w:val="yellow"/>
          </w:rPr>
          <w:t xml:space="preserve">onset </w:t>
        </w:r>
      </w:ins>
      <w:ins w:id="336" w:author="Matthews, Gregory" w:date="2025-03-26T15:02:00Z" w16du:dateUtc="2025-03-26T20:02:00Z">
        <w:r>
          <w:rPr>
            <w:rFonts w:eastAsia="Times New Roman"/>
            <w:color w:val="000000"/>
            <w:highlight w:val="yellow"/>
          </w:rPr>
          <w:t>among men is increase</w:t>
        </w:r>
      </w:ins>
      <w:ins w:id="337" w:author="Matthews, Gregory" w:date="2025-03-26T15:55:00Z" w16du:dateUtc="2025-03-26T20:55:00Z">
        <w:r w:rsidR="00000DBB">
          <w:rPr>
            <w:rFonts w:eastAsia="Times New Roman"/>
            <w:color w:val="000000"/>
            <w:highlight w:val="yellow"/>
          </w:rPr>
          <w:t xml:space="preserve">d </w:t>
        </w:r>
      </w:ins>
      <w:ins w:id="338" w:author="Matthews, Gregory" w:date="2025-03-26T15:02:00Z" w16du:dateUtc="2025-03-26T20:02:00Z">
        <w:r>
          <w:rPr>
            <w:rFonts w:eastAsia="Times New Roman"/>
            <w:color w:val="000000"/>
            <w:highlight w:val="yellow"/>
          </w:rPr>
          <w:t>by 22.1 minutes (</w:t>
        </w:r>
      </w:ins>
      <w:ins w:id="339" w:author="Matthews, Gregory" w:date="2025-03-26T15:03:00Z" w16du:dateUtc="2025-03-26T20:03:00Z">
        <w:r>
          <w:rPr>
            <w:rFonts w:eastAsia="Times New Roman"/>
            <w:color w:val="000000"/>
            <w:highlight w:val="yellow"/>
          </w:rPr>
          <w:t xml:space="preserve">95% CI: </w:t>
        </w:r>
      </w:ins>
      <w:ins w:id="340" w:author="Matthews, Gregory" w:date="2025-03-26T15:02:00Z" w16du:dateUtc="2025-03-26T20:02:00Z">
        <w:r>
          <w:rPr>
            <w:rFonts w:eastAsia="Times New Roman"/>
            <w:color w:val="000000"/>
            <w:highlight w:val="yellow"/>
          </w:rPr>
          <w:t>5.9, 38.3 mi</w:t>
        </w:r>
      </w:ins>
      <w:ins w:id="341" w:author="Matthews, Gregory" w:date="2025-03-26T15:03:00Z" w16du:dateUtc="2025-03-26T20:03:00Z">
        <w:r>
          <w:rPr>
            <w:rFonts w:eastAsia="Times New Roman"/>
            <w:color w:val="000000"/>
            <w:highlight w:val="yellow"/>
          </w:rPr>
          <w:t xml:space="preserve">nutes) and an extra $10,000 in household income is associated with an average decrease </w:t>
        </w:r>
      </w:ins>
      <w:ins w:id="342" w:author="Matthews, Gregory" w:date="2025-03-26T15:04:00Z" w16du:dateUtc="2025-03-26T20:04:00Z">
        <w:r>
          <w:rPr>
            <w:rFonts w:eastAsia="Times New Roman"/>
            <w:color w:val="000000"/>
            <w:highlight w:val="yellow"/>
          </w:rPr>
          <w:t>in standard deviation of</w:t>
        </w:r>
      </w:ins>
      <w:ins w:id="343" w:author="Matthews, Gregory" w:date="2025-03-26T15:03:00Z" w16du:dateUtc="2025-03-26T20:03:00Z">
        <w:r>
          <w:rPr>
            <w:rFonts w:eastAsia="Times New Roman"/>
            <w:color w:val="000000"/>
            <w:highlight w:val="yellow"/>
          </w:rPr>
          <w:t xml:space="preserve"> </w:t>
        </w:r>
      </w:ins>
      <w:ins w:id="344" w:author="Matthews, Gregory" w:date="2025-03-26T15:04:00Z" w16du:dateUtc="2025-03-26T20:04:00Z">
        <w:r>
          <w:rPr>
            <w:rFonts w:eastAsia="Times New Roman"/>
            <w:color w:val="000000"/>
            <w:highlight w:val="yellow"/>
          </w:rPr>
          <w:t>3.5 minutes (95% CI: 0.85, 6.2 minutes)</w:t>
        </w:r>
      </w:ins>
      <w:ins w:id="345" w:author="Matthews, Gregory" w:date="2025-03-26T15:08:00Z" w16du:dateUtc="2025-03-26T20:08:00Z">
        <w:r>
          <w:rPr>
            <w:rFonts w:eastAsia="Times New Roman"/>
            <w:color w:val="000000"/>
            <w:highlight w:val="yellow"/>
          </w:rPr>
          <w:t>.</w:t>
        </w:r>
      </w:ins>
      <w:ins w:id="346" w:author="Matthews, Gregory" w:date="2025-03-26T15:09:00Z" w16du:dateUtc="2025-03-26T20:09:00Z">
        <w:r w:rsidR="0084326F">
          <w:rPr>
            <w:rFonts w:eastAsia="Times New Roman"/>
            <w:color w:val="000000"/>
            <w:highlight w:val="yellow"/>
          </w:rPr>
          <w:t xml:space="preserve">  This indicates that females and individuals from wealthier households </w:t>
        </w:r>
      </w:ins>
      <w:ins w:id="347" w:author="Matthews, Gregory" w:date="2025-03-26T15:18:00Z" w16du:dateUtc="2025-03-26T20:18:00Z">
        <w:r w:rsidR="00890BD7">
          <w:rPr>
            <w:rFonts w:eastAsia="Times New Roman"/>
            <w:color w:val="000000"/>
            <w:highlight w:val="yellow"/>
          </w:rPr>
          <w:t xml:space="preserve">have </w:t>
        </w:r>
      </w:ins>
      <w:ins w:id="348" w:author="Matthews, Gregory" w:date="2025-03-26T15:19:00Z" w16du:dateUtc="2025-03-26T20:19:00Z">
        <w:r w:rsidR="00890BD7">
          <w:rPr>
            <w:rFonts w:eastAsia="Times New Roman"/>
            <w:color w:val="000000"/>
            <w:highlight w:val="yellow"/>
          </w:rPr>
          <w:t xml:space="preserve">more regular sleep onset.  </w:t>
        </w:r>
      </w:ins>
      <w:ins w:id="349" w:author="Matthews, Gregory" w:date="2025-03-26T15:20:00Z" w16du:dateUtc="2025-03-26T20:20:00Z">
        <w:r w:rsidR="00890BD7">
          <w:rPr>
            <w:rFonts w:eastAsia="Times New Roman"/>
            <w:color w:val="000000"/>
            <w:highlight w:val="yellow"/>
          </w:rPr>
          <w:t xml:space="preserve">Further, </w:t>
        </w:r>
      </w:ins>
      <w:r w:rsidR="00F03D9F" w:rsidRPr="009025D7">
        <w:rPr>
          <w:rFonts w:eastAsia="Times New Roman"/>
          <w:color w:val="000000"/>
          <w:highlight w:val="yellow"/>
        </w:rPr>
        <w:t>t</w:t>
      </w:r>
      <w:r w:rsidR="00F03D9F" w:rsidRPr="002C48BB">
        <w:rPr>
          <w:rFonts w:eastAsia="Times New Roman"/>
          <w:color w:val="000000"/>
          <w:highlight w:val="yellow"/>
        </w:rPr>
        <w:t xml:space="preserve">he </w:t>
      </w:r>
      <w:proofErr w:type="spellStart"/>
      <w:r w:rsidR="00F03D9F" w:rsidRPr="002C48BB">
        <w:rPr>
          <w:rFonts w:eastAsia="Times New Roman"/>
          <w:color w:val="000000"/>
          <w:highlight w:val="yellow"/>
        </w:rPr>
        <w:t>COI_Education</w:t>
      </w:r>
      <w:proofErr w:type="spellEnd"/>
      <w:r w:rsidR="00F03D9F" w:rsidRPr="002C48BB">
        <w:rPr>
          <w:rFonts w:eastAsia="Times New Roman"/>
          <w:color w:val="000000"/>
          <w:highlight w:val="yellow"/>
        </w:rPr>
        <w:t xml:space="preserve"> domain was associated with sleep onset variability such that with a 1-SD increase was associate</w:t>
      </w:r>
      <w:ins w:id="350" w:author="Matthews, Gregory" w:date="2025-03-26T14:55:00Z" w16du:dateUtc="2025-03-26T19:55:00Z">
        <w:r w:rsidR="00BE5AA4">
          <w:rPr>
            <w:rFonts w:eastAsia="Times New Roman"/>
            <w:color w:val="000000"/>
            <w:highlight w:val="yellow"/>
          </w:rPr>
          <w:t>d</w:t>
        </w:r>
      </w:ins>
      <w:r w:rsidR="00F03D9F" w:rsidRPr="002C48BB">
        <w:rPr>
          <w:rFonts w:eastAsia="Times New Roman"/>
          <w:color w:val="000000"/>
          <w:highlight w:val="yellow"/>
        </w:rPr>
        <w:t xml:space="preserve"> with </w:t>
      </w:r>
      <w:ins w:id="351" w:author="Matthews, Gregory" w:date="2025-03-26T14:55:00Z" w16du:dateUtc="2025-03-26T19:55:00Z">
        <w:r w:rsidR="00BE5AA4">
          <w:rPr>
            <w:rFonts w:eastAsia="Times New Roman"/>
            <w:color w:val="000000"/>
            <w:highlight w:val="yellow"/>
          </w:rPr>
          <w:t>an average decrease of 23.4</w:t>
        </w:r>
      </w:ins>
      <w:ins w:id="352" w:author="Matthews, Gregory" w:date="2025-03-26T15:22:00Z" w16du:dateUtc="2025-03-26T20:22:00Z">
        <w:r w:rsidR="00890BD7">
          <w:rPr>
            <w:rFonts w:eastAsia="Times New Roman"/>
            <w:color w:val="000000"/>
            <w:highlight w:val="yellow"/>
          </w:rPr>
          <w:t xml:space="preserve"> minutes (95% CI: -42.3, 4.</w:t>
        </w:r>
      </w:ins>
      <w:ins w:id="353" w:author="Matthews, Gregory" w:date="2025-03-26T15:23:00Z" w16du:dateUtc="2025-03-26T20:23:00Z">
        <w:r w:rsidR="00890BD7">
          <w:rPr>
            <w:rFonts w:eastAsia="Times New Roman"/>
            <w:color w:val="000000"/>
            <w:highlight w:val="yellow"/>
          </w:rPr>
          <w:t>6 minutes)</w:t>
        </w:r>
      </w:ins>
      <w:ins w:id="354" w:author="Matthews, Gregory" w:date="2025-03-26T15:22:00Z" w16du:dateUtc="2025-03-26T20:22:00Z">
        <w:r w:rsidR="00890BD7">
          <w:rPr>
            <w:rFonts w:eastAsia="Times New Roman"/>
            <w:color w:val="000000"/>
            <w:highlight w:val="yellow"/>
          </w:rPr>
          <w:t xml:space="preserve"> </w:t>
        </w:r>
      </w:ins>
      <w:ins w:id="355" w:author="Matthews, Gregory" w:date="2025-03-26T14:55:00Z" w16du:dateUtc="2025-03-26T19:55:00Z">
        <w:r>
          <w:rPr>
            <w:rFonts w:eastAsia="Times New Roman"/>
            <w:color w:val="000000"/>
            <w:highlight w:val="yellow"/>
          </w:rPr>
          <w:t xml:space="preserve">minutes </w:t>
        </w:r>
      </w:ins>
      <w:del w:id="356" w:author="Matthews, Gregory" w:date="2025-03-26T14:55:00Z" w16du:dateUtc="2025-03-26T19:55:00Z">
        <w:r w:rsidR="00F03D9F" w:rsidRPr="002C48BB" w:rsidDel="00BE5AA4">
          <w:rPr>
            <w:rFonts w:eastAsia="Times New Roman"/>
            <w:color w:val="000000"/>
            <w:highlight w:val="yellow"/>
          </w:rPr>
          <w:delText>***</w:delText>
        </w:r>
      </w:del>
      <w:ins w:id="357" w:author="Matthews, Gregory" w:date="2025-03-26T14:55:00Z" w16du:dateUtc="2025-03-26T19:55:00Z">
        <w:r w:rsidR="00BE5AA4">
          <w:rPr>
            <w:rFonts w:eastAsia="Times New Roman"/>
            <w:color w:val="000000"/>
            <w:highlight w:val="yellow"/>
          </w:rPr>
          <w:t>in the variability of sleep onset</w:t>
        </w:r>
      </w:ins>
      <w:ins w:id="358" w:author="Matthews, Gregory" w:date="2025-03-26T14:56:00Z" w16du:dateUtc="2025-03-26T19:56:00Z">
        <w:r>
          <w:rPr>
            <w:rFonts w:eastAsia="Times New Roman"/>
            <w:color w:val="000000"/>
            <w:highlight w:val="yellow"/>
          </w:rPr>
          <w:t xml:space="preserve"> </w:t>
        </w:r>
      </w:ins>
      <w:del w:id="359" w:author="Matthews, Gregory" w:date="2025-03-26T14:55:00Z" w16du:dateUtc="2025-03-26T19:55:00Z">
        <w:r w:rsidR="00F03D9F" w:rsidRPr="002C48BB" w:rsidDel="00BE5AA4">
          <w:rPr>
            <w:rFonts w:eastAsia="Times New Roman"/>
            <w:color w:val="000000"/>
            <w:highlight w:val="yellow"/>
          </w:rPr>
          <w:delText xml:space="preserve"> </w:delText>
        </w:r>
      </w:del>
      <w:del w:id="360" w:author="Matthews, Gregory" w:date="2025-03-26T14:56:00Z" w16du:dateUtc="2025-03-26T19:56:00Z">
        <w:r w:rsidR="00F03D9F" w:rsidRPr="002C48BB" w:rsidDel="00B1334C">
          <w:rPr>
            <w:rFonts w:eastAsia="Times New Roman"/>
            <w:color w:val="000000"/>
            <w:highlight w:val="yellow"/>
          </w:rPr>
          <w:delText xml:space="preserve">decrease in sleep onset variability </w:delText>
        </w:r>
      </w:del>
      <w:r w:rsidR="00F03D9F" w:rsidRPr="002C48BB">
        <w:rPr>
          <w:rFonts w:eastAsia="Times New Roman"/>
          <w:color w:val="000000"/>
          <w:highlight w:val="yellow"/>
        </w:rPr>
        <w:t>across the week</w:t>
      </w:r>
      <w:ins w:id="361" w:author="Matthews, Gregory" w:date="2025-03-26T14:56:00Z" w16du:dateUtc="2025-03-26T19:56:00Z">
        <w:r>
          <w:rPr>
            <w:rFonts w:eastAsia="Times New Roman"/>
            <w:color w:val="000000"/>
            <w:highlight w:val="yellow"/>
          </w:rPr>
          <w:t>,</w:t>
        </w:r>
      </w:ins>
      <w:r w:rsidR="00F03D9F" w:rsidRPr="002C48BB">
        <w:rPr>
          <w:rFonts w:eastAsia="Times New Roman"/>
          <w:color w:val="000000"/>
          <w:highlight w:val="yellow"/>
        </w:rPr>
        <w:t xml:space="preserve"> meaning adolescents residing in neighborhoods with more educational resources had more regular bedtimes</w:t>
      </w:r>
      <w:r w:rsidR="00F03D9F" w:rsidRPr="009025D7">
        <w:rPr>
          <w:rFonts w:eastAsia="Times New Roman"/>
          <w:color w:val="000000"/>
          <w:highlight w:val="yellow"/>
        </w:rPr>
        <w:t xml:space="preserve"> (see Table 6)</w:t>
      </w:r>
      <w:r w:rsidR="00F03D9F" w:rsidRPr="002C48BB">
        <w:rPr>
          <w:rFonts w:eastAsia="Times New Roman"/>
          <w:color w:val="000000"/>
          <w:highlight w:val="yellow"/>
        </w:rPr>
        <w:t xml:space="preserve">. </w:t>
      </w:r>
    </w:p>
    <w:p w14:paraId="364111DC" w14:textId="77777777" w:rsidR="00890BD7" w:rsidRDefault="00890BD7" w:rsidP="00890BD7">
      <w:pPr>
        <w:spacing w:line="480" w:lineRule="auto"/>
        <w:ind w:firstLine="720"/>
        <w:rPr>
          <w:ins w:id="362" w:author="Matthews, Gregory" w:date="2025-03-26T15:27:00Z" w16du:dateUtc="2025-03-26T20:27:00Z"/>
          <w:rFonts w:eastAsia="Times New Roman"/>
          <w:color w:val="000000"/>
          <w:highlight w:val="yellow"/>
        </w:rPr>
      </w:pPr>
    </w:p>
    <w:p w14:paraId="0DF89A59" w14:textId="77777777" w:rsidR="00890BD7" w:rsidRDefault="00890BD7" w:rsidP="00890BD7">
      <w:pPr>
        <w:spacing w:line="480" w:lineRule="auto"/>
        <w:ind w:firstLine="720"/>
        <w:rPr>
          <w:ins w:id="363" w:author="Matthews, Gregory" w:date="2025-03-26T15:27:00Z" w16du:dateUtc="2025-03-26T20:27:00Z"/>
          <w:rFonts w:eastAsia="Times New Roman"/>
          <w:color w:val="000000"/>
          <w:highlight w:val="yellow"/>
        </w:rPr>
      </w:pPr>
    </w:p>
    <w:p w14:paraId="422C35BF" w14:textId="22BF58DD" w:rsidR="00F03D9F" w:rsidRPr="002C48BB" w:rsidDel="00890BD7" w:rsidRDefault="00F03D9F" w:rsidP="00890BD7">
      <w:pPr>
        <w:spacing w:line="480" w:lineRule="auto"/>
        <w:ind w:firstLine="720"/>
        <w:rPr>
          <w:del w:id="364" w:author="Matthews, Gregory" w:date="2025-03-26T15:27:00Z" w16du:dateUtc="2025-03-26T20:27:00Z"/>
          <w:rFonts w:eastAsia="Times New Roman"/>
          <w:color w:val="000000"/>
          <w:highlight w:val="yellow"/>
        </w:rPr>
      </w:pPr>
      <w:del w:id="365" w:author="Matthews, Gregory" w:date="2025-03-26T15:27:00Z" w16du:dateUtc="2025-03-26T20:27:00Z">
        <w:r w:rsidRPr="002C48BB" w:rsidDel="00890BD7">
          <w:rPr>
            <w:rFonts w:eastAsia="Times New Roman"/>
            <w:color w:val="000000"/>
            <w:highlight w:val="yellow"/>
          </w:rPr>
          <w:delText xml:space="preserve">Several </w:delText>
        </w:r>
        <w:r w:rsidRPr="009025D7" w:rsidDel="00890BD7">
          <w:rPr>
            <w:rFonts w:eastAsia="Times New Roman"/>
            <w:color w:val="000000"/>
            <w:highlight w:val="yellow"/>
          </w:rPr>
          <w:delText xml:space="preserve">covariates were </w:delText>
        </w:r>
        <w:r w:rsidRPr="002C48BB" w:rsidDel="00890BD7">
          <w:rPr>
            <w:rFonts w:eastAsia="Times New Roman"/>
            <w:color w:val="000000"/>
            <w:highlight w:val="yellow"/>
          </w:rPr>
          <w:delText>significant</w:delText>
        </w:r>
        <w:r w:rsidRPr="009025D7" w:rsidDel="00890BD7">
          <w:rPr>
            <w:rFonts w:eastAsia="Times New Roman"/>
            <w:color w:val="000000"/>
            <w:highlight w:val="yellow"/>
          </w:rPr>
          <w:delText>ly</w:delText>
        </w:r>
        <w:r w:rsidRPr="002C48BB" w:rsidDel="00890BD7">
          <w:rPr>
            <w:rFonts w:eastAsia="Times New Roman"/>
            <w:color w:val="000000"/>
            <w:highlight w:val="yellow"/>
          </w:rPr>
          <w:delText xml:space="preserve"> associa</w:delText>
        </w:r>
        <w:r w:rsidRPr="009025D7" w:rsidDel="00890BD7">
          <w:rPr>
            <w:rFonts w:eastAsia="Times New Roman"/>
            <w:color w:val="000000"/>
            <w:highlight w:val="yellow"/>
          </w:rPr>
          <w:delText>ted with s</w:delText>
        </w:r>
        <w:r w:rsidRPr="002C48BB" w:rsidDel="00890BD7">
          <w:rPr>
            <w:rFonts w:eastAsia="Times New Roman"/>
            <w:color w:val="000000"/>
            <w:highlight w:val="yellow"/>
          </w:rPr>
          <w:delText xml:space="preserve">leep offset variability. </w:delText>
        </w:r>
        <w:r w:rsidRPr="009025D7" w:rsidDel="00890BD7">
          <w:rPr>
            <w:rFonts w:eastAsia="Times New Roman"/>
            <w:color w:val="000000"/>
            <w:highlight w:val="yellow"/>
          </w:rPr>
          <w:delText>Specifically, s</w:delText>
        </w:r>
        <w:r w:rsidRPr="002C48BB" w:rsidDel="00890BD7">
          <w:rPr>
            <w:rFonts w:eastAsia="Times New Roman"/>
            <w:color w:val="000000"/>
            <w:highlight w:val="yellow"/>
          </w:rPr>
          <w:delText xml:space="preserve">ex and income were significant for three of the four models. For these three models (COI domains, COI subdomains, caregivers perceptions), males’ sleep offset variability was WHAT compared to females and for (GREG ADD STATS) and for every $10,000 more in household income, sleep offset variability changed by **(GREG ADD STATS). Neither the caregiver perceptions nor any of the COI variables accounted for variability in sleep duration. </w:delText>
        </w:r>
        <w:r w:rsidDel="00890BD7">
          <w:rPr>
            <w:rFonts w:eastAsia="Times New Roman"/>
            <w:color w:val="000000"/>
            <w:highlight w:val="yellow"/>
          </w:rPr>
          <w:delText>**</w:delText>
        </w:r>
      </w:del>
    </w:p>
    <w:p w14:paraId="476B07D0" w14:textId="77777777" w:rsidR="00F03D9F" w:rsidRDefault="00F03D9F"/>
    <w:sectPr w:rsidR="00F03D9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Bohnert, Amy" w:date="2025-03-18T22:56:00Z" w:initials="AB">
    <w:p w14:paraId="3516BD73" w14:textId="77777777" w:rsidR="00F03D9F" w:rsidRDefault="00F03D9F" w:rsidP="00F03D9F">
      <w:r>
        <w:rPr>
          <w:rStyle w:val="CommentReference"/>
        </w:rPr>
        <w:annotationRef/>
      </w:r>
      <w:r>
        <w:rPr>
          <w:color w:val="000000"/>
          <w:sz w:val="20"/>
          <w:szCs w:val="20"/>
        </w:rPr>
        <w:t>Ask Greg how to say this,.</w:t>
      </w:r>
    </w:p>
    <w:p w14:paraId="446EAF2E" w14:textId="77777777" w:rsidR="00F03D9F" w:rsidRDefault="00F03D9F" w:rsidP="00F03D9F"/>
  </w:comment>
  <w:comment w:id="238" w:author="Matthews, Gregory" w:date="2025-03-26T17:00:00Z" w:initials="GJM">
    <w:p w14:paraId="66AF8AF5" w14:textId="77777777" w:rsidR="00781695" w:rsidRDefault="00781695" w:rsidP="00781695">
      <w:r>
        <w:rPr>
          <w:rStyle w:val="CommentReference"/>
        </w:rPr>
        <w:annotationRef/>
      </w:r>
      <w:r>
        <w:rPr>
          <w:sz w:val="20"/>
          <w:szCs w:val="20"/>
        </w:rPr>
        <w:t>Is WASO defined elsewhere?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6EAF2E" w15:done="0"/>
  <w15:commentEx w15:paraId="66AF8A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84788E" w16cex:dateUtc="2025-03-19T03:56:00Z"/>
  <w16cex:commentExtensible w16cex:durableId="01631020" w16cex:dateUtc="2025-03-26T22: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6EAF2E" w16cid:durableId="2B84788E"/>
  <w16cid:commentId w16cid:paraId="66AF8AF5" w16cid:durableId="0163102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ews, Gregory">
    <w15:presenceInfo w15:providerId="AD" w15:userId="S::gmatthews1@luc.edu::164621d4-6417-481a-8122-c3ed6b816cbd"/>
  </w15:person>
  <w15:person w15:author="Bohnert, Amy">
    <w15:presenceInfo w15:providerId="AD" w15:userId="S::abohner@luc.edu::d9723687-2100-4350-b43b-0726b3b30c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D9F"/>
    <w:rsid w:val="00000DBB"/>
    <w:rsid w:val="0009600C"/>
    <w:rsid w:val="000F2676"/>
    <w:rsid w:val="0021148B"/>
    <w:rsid w:val="002525A0"/>
    <w:rsid w:val="00342F4D"/>
    <w:rsid w:val="0037766B"/>
    <w:rsid w:val="003B0961"/>
    <w:rsid w:val="003D58FF"/>
    <w:rsid w:val="004E58B3"/>
    <w:rsid w:val="006A410F"/>
    <w:rsid w:val="00781695"/>
    <w:rsid w:val="0084326F"/>
    <w:rsid w:val="00890BD7"/>
    <w:rsid w:val="009F3A46"/>
    <w:rsid w:val="00A6350F"/>
    <w:rsid w:val="00AA3747"/>
    <w:rsid w:val="00B1334C"/>
    <w:rsid w:val="00B70596"/>
    <w:rsid w:val="00BE5AA4"/>
    <w:rsid w:val="00C12377"/>
    <w:rsid w:val="00E168D0"/>
    <w:rsid w:val="00E22F4C"/>
    <w:rsid w:val="00E75DA8"/>
    <w:rsid w:val="00EE365D"/>
    <w:rsid w:val="00F03D9F"/>
    <w:rsid w:val="00FE0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A0DEDB"/>
  <w15:chartTrackingRefBased/>
  <w15:docId w15:val="{AE94E5A6-6262-A74B-B7BE-DF1FECE97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D9F"/>
    <w:pPr>
      <w:spacing w:after="160" w:line="259" w:lineRule="auto"/>
    </w:pPr>
    <w:rPr>
      <w:rFonts w:ascii="Times New Roman" w:hAnsi="Times New Roman" w:cs="Times New Roman"/>
      <w:color w:val="0E101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03D9F"/>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cs="Times New Roman"/>
      <w:color w:val="0E101A"/>
      <w:sz w:val="20"/>
      <w:szCs w:val="20"/>
    </w:rPr>
  </w:style>
  <w:style w:type="paragraph" w:styleId="Revision">
    <w:name w:val="Revision"/>
    <w:hidden/>
    <w:uiPriority w:val="99"/>
    <w:semiHidden/>
    <w:rsid w:val="004E58B3"/>
    <w:rPr>
      <w:rFonts w:ascii="Times New Roman" w:hAnsi="Times New Roman" w:cs="Times New Roman"/>
      <w:color w:val="0E101A"/>
    </w:rPr>
  </w:style>
  <w:style w:type="paragraph" w:styleId="NormalWeb">
    <w:name w:val="Normal (Web)"/>
    <w:basedOn w:val="Normal"/>
    <w:uiPriority w:val="99"/>
    <w:semiHidden/>
    <w:unhideWhenUsed/>
    <w:rsid w:val="0037766B"/>
    <w:pPr>
      <w:spacing w:before="100" w:beforeAutospacing="1" w:after="100" w:afterAutospacing="1" w:line="240" w:lineRule="auto"/>
    </w:pPr>
    <w:rPr>
      <w:rFonts w:eastAsia="Times New Roman"/>
      <w:color w:val="auto"/>
    </w:rPr>
  </w:style>
  <w:style w:type="paragraph" w:styleId="CommentSubject">
    <w:name w:val="annotation subject"/>
    <w:basedOn w:val="CommentText"/>
    <w:next w:val="CommentText"/>
    <w:link w:val="CommentSubjectChar"/>
    <w:uiPriority w:val="99"/>
    <w:semiHidden/>
    <w:unhideWhenUsed/>
    <w:rsid w:val="00781695"/>
    <w:rPr>
      <w:b/>
      <w:bCs/>
    </w:rPr>
  </w:style>
  <w:style w:type="character" w:customStyle="1" w:styleId="CommentSubjectChar">
    <w:name w:val="Comment Subject Char"/>
    <w:basedOn w:val="CommentTextChar"/>
    <w:link w:val="CommentSubject"/>
    <w:uiPriority w:val="99"/>
    <w:semiHidden/>
    <w:rsid w:val="00781695"/>
    <w:rPr>
      <w:rFonts w:ascii="Times New Roman" w:hAnsi="Times New Roman" w:cs="Times New Roman"/>
      <w:b/>
      <w:bCs/>
      <w:color w:val="0E101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73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4</Pages>
  <Words>1454</Words>
  <Characters>8292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Bohnert, Amy</dc:creator>
  <cp:keywords/>
  <dc:description/>
  <cp:lastModifiedBy>Matthews, Gregory</cp:lastModifiedBy>
  <cp:revision>11</cp:revision>
  <cp:lastPrinted>2025-03-26T20:28:00Z</cp:lastPrinted>
  <dcterms:created xsi:type="dcterms:W3CDTF">2025-03-24T00:55:00Z</dcterms:created>
  <dcterms:modified xsi:type="dcterms:W3CDTF">2025-03-26T22:02:00Z</dcterms:modified>
</cp:coreProperties>
</file>